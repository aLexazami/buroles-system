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F157E9">
      <w:pPr>
        <w:spacing w:line="240" w:lineRule="auto"/>
        <w:ind w:left="-851"/>
        <w:rPr>
          <w:rFonts w:ascii="Garamond" w:hAnsi="Garamond" w:eastAsia="Times New Roman" w:cs="Times New Roman"/>
          <w:b/>
        </w:rPr>
      </w:pPr>
      <w:r>
        <w:rPr>
          <w:rFonts w:ascii="Garamond" w:hAnsi="Garamond" w:eastAsia="Times New Roman" w:cs="Times New Roman"/>
          <w:b/>
        </w:rPr>
        <w:t>Data Privacy Clause:</w:t>
      </w:r>
    </w:p>
    <w:p w14:paraId="15C644BD">
      <w:pPr>
        <w:spacing w:after="0" w:line="276" w:lineRule="auto"/>
        <w:ind w:left="-851" w:right="-705"/>
        <w:jc w:val="both"/>
        <w:rPr>
          <w:rFonts w:ascii="Garamond" w:hAnsi="Garamond" w:eastAsia="Times New Roman" w:cs="Times New Roman"/>
        </w:rPr>
      </w:pPr>
      <w:r>
        <w:rPr>
          <w:rFonts w:ascii="Garamond" w:hAnsi="Garamond" w:eastAsia="Times New Roman" w:cs="Times New Roman"/>
        </w:rPr>
        <w:t xml:space="preserve">We, the researchers from the City College of Calamba, Department of Computing and Informatics, Bachelor of Science in Information Technology, are conducting an evaluation of our Software Engineering 2 project entitled </w:t>
      </w:r>
      <w:r>
        <w:rPr>
          <w:rFonts w:ascii="Garamond" w:hAnsi="Garamond" w:eastAsia="Times New Roman" w:cs="Times New Roman"/>
          <w:b/>
          <w:i/>
        </w:rPr>
        <w:t>“BESIMS: Burol Elementary School Information Management System"</w:t>
      </w:r>
      <w:r>
        <w:rPr>
          <w:rFonts w:ascii="Garamond" w:hAnsi="Garamond" w:eastAsia="Times New Roman" w:cs="Times New Roman"/>
          <w:b/>
        </w:rPr>
        <w:t>.</w:t>
      </w:r>
      <w:r>
        <w:rPr>
          <w:rFonts w:ascii="Garamond" w:hAnsi="Garamond" w:eastAsia="Times New Roman" w:cs="Times New Roman"/>
        </w:rPr>
        <w:t xml:space="preserve"> Your participation in this evaluation is highly appreciated, and we kindly request your honest feedback based on your personal observations of the system.</w:t>
      </w:r>
    </w:p>
    <w:p w14:paraId="7247B7E3">
      <w:pPr>
        <w:spacing w:before="200" w:after="0" w:line="276" w:lineRule="auto"/>
        <w:ind w:left="-851" w:right="-705"/>
        <w:jc w:val="both"/>
        <w:rPr>
          <w:rFonts w:ascii="Garamond" w:hAnsi="Garamond" w:eastAsia="Times New Roman" w:cs="Times New Roman"/>
        </w:rPr>
      </w:pPr>
      <w:r>
        <w:rPr>
          <w:rFonts w:ascii="Garamond" w:hAnsi="Garamond" w:eastAsia="Times New Roman" w:cs="Times New Roman"/>
        </w:rPr>
        <w:t xml:space="preserve">In compliance with </w:t>
      </w:r>
      <w:r>
        <w:rPr>
          <w:rFonts w:ascii="Garamond" w:hAnsi="Garamond" w:eastAsia="Times New Roman" w:cs="Times New Roman"/>
          <w:b/>
        </w:rPr>
        <w:t>Republic Act No. 10173, the Data Privacy Act of 2012,</w:t>
      </w:r>
      <w:r>
        <w:rPr>
          <w:rFonts w:ascii="Garamond" w:hAnsi="Garamond" w:eastAsia="Times New Roman" w:cs="Times New Roman"/>
        </w:rPr>
        <w:t xml:space="preserve"> all information gathered through this questionnaire will be used exclusively for academic purposes and treated with the utmost confidentiality. Providing your name is optional to ensure the protection of your identity.</w:t>
      </w:r>
    </w:p>
    <w:p w14:paraId="44666644">
      <w:pPr>
        <w:spacing w:before="200" w:after="0" w:line="360" w:lineRule="auto"/>
        <w:ind w:left="-851"/>
        <w:jc w:val="both"/>
        <w:rPr>
          <w:rFonts w:ascii="Garamond" w:hAnsi="Garamond" w:eastAsia="Times New Roman" w:cs="Times New Roman"/>
          <w:b/>
        </w:rPr>
      </w:pPr>
      <w:r>
        <w:rPr>
          <w:rFonts w:ascii="Garamond" w:hAnsi="Garamond" w:eastAsia="Times New Roman" w:cs="Times New Roman"/>
          <w:b/>
        </w:rPr>
        <w:t>Name (Optional): ______________________________</w:t>
      </w:r>
    </w:p>
    <w:p w14:paraId="276E20A3">
      <w:pPr>
        <w:spacing w:after="0" w:line="360" w:lineRule="auto"/>
        <w:ind w:left="-851"/>
        <w:rPr>
          <w:rFonts w:ascii="Garamond" w:hAnsi="Garamond" w:eastAsia="Times New Roman" w:cs="Times New Roman"/>
        </w:rPr>
      </w:pPr>
      <w:r>
        <w:rPr>
          <w:rFonts w:ascii="Garamond" w:hAnsi="Garamond" w:eastAsia="Times New Roman" w:cs="Times New Roman"/>
          <w:b/>
        </w:rPr>
        <w:t>Participant’s Profile</w:t>
      </w:r>
      <w:r>
        <w:rPr>
          <w:rFonts w:ascii="Garamond" w:hAnsi="Garamond" w:eastAsia="Times New Roman" w:cs="Times New Roman"/>
        </w:rPr>
        <w:t xml:space="preserve"> (please check) :</w:t>
      </w:r>
      <w:r>
        <w:rPr>
          <w:rFonts w:ascii="Garamond" w:hAnsi="Garamond" w:eastAsia="Times New Roman" w:cs="Times New Roman"/>
        </w:rPr>
        <w:br w:type="textWrapping"/>
      </w:r>
      <w:r>
        <w:rPr>
          <w:rFonts w:ascii="Garamond" w:hAnsi="Garamond" w:eastAsia="Times New Roman" w:cs="Times New Roman"/>
        </w:rPr>
        <w:t>( ) School Head ( ) Teaching Personnel ( ) Non-teaching Personnel</w:t>
      </w:r>
    </w:p>
    <w:p w14:paraId="0AC9EFA6">
      <w:pPr>
        <w:widowControl w:val="0"/>
        <w:spacing w:before="200" w:after="0" w:line="240" w:lineRule="auto"/>
        <w:ind w:left="-851"/>
        <w:rPr>
          <w:rFonts w:ascii="Garamond" w:hAnsi="Garamond" w:eastAsia="Times New Roman" w:cs="Times New Roman"/>
          <w:i/>
        </w:rPr>
        <w:pPrChange w:id="0" w:author="Microsoft account" w:date="2025-09-26T23:45:00Z">
          <w:pPr>
            <w:widowControl w:val="0"/>
            <w:spacing w:after="0" w:line="240" w:lineRule="auto"/>
          </w:pPr>
        </w:pPrChange>
      </w:pPr>
      <w:r>
        <w:rPr>
          <w:rFonts w:ascii="Garamond" w:hAnsi="Garamond" w:eastAsia="Times New Roman" w:cs="Times New Roman"/>
          <w:b/>
          <w:i/>
        </w:rPr>
        <w:t>Direction</w:t>
      </w:r>
      <w:r>
        <w:rPr>
          <w:rFonts w:ascii="Garamond" w:hAnsi="Garamond" w:eastAsia="Times New Roman" w:cs="Times New Roman"/>
          <w:i/>
        </w:rPr>
        <w:t>: Kindly check the following statement to indicate your answer by using the scale below:</w:t>
      </w:r>
    </w:p>
    <w:p w14:paraId="5ECEB1AD">
      <w:pPr>
        <w:widowControl w:val="0"/>
        <w:spacing w:after="0" w:line="240" w:lineRule="auto"/>
        <w:rPr>
          <w:rFonts w:ascii="Garamond" w:hAnsi="Garamond" w:eastAsia="Times New Roman" w:cs="Times New Roman"/>
          <w:b/>
        </w:rPr>
      </w:pPr>
      <w:r>
        <w:rPr>
          <w:rFonts w:ascii="Garamond" w:hAnsi="Garamond" w:eastAsia="Times New Roman" w:cs="Times New Roman"/>
          <w:b/>
        </w:rPr>
        <w:t xml:space="preserve">Needs Assessment Survey </w:t>
      </w:r>
    </w:p>
    <w:tbl>
      <w:tblPr>
        <w:tblStyle w:val="3"/>
        <w:tblW w:w="10933"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Change w:id="1" w:author="Microsoft account" w:date="2025-09-26T23:46:00Z">
          <w:tblPr>
            <w:tblStyle w:val="3"/>
            <w:tblW w:w="10773"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PrChange>
      </w:tblPr>
      <w:tblGrid>
        <w:gridCol w:w="7221"/>
        <w:gridCol w:w="850"/>
        <w:gridCol w:w="709"/>
        <w:gridCol w:w="992"/>
        <w:gridCol w:w="1001"/>
        <w:tblGridChange w:id="2">
          <w:tblGrid>
            <w:gridCol w:w="7221"/>
            <w:gridCol w:w="850"/>
            <w:gridCol w:w="709"/>
            <w:gridCol w:w="992"/>
            <w:gridCol w:w="1001"/>
          </w:tblGrid>
        </w:tblGridChange>
      </w:tblGrid>
      <w:tr w14:paraId="793C547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3" w:author="Microsoft account" w:date="2025-09-26T23:46: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3" w:author="Microsoft account" w:date="2025-09-26T23:46:00Z">
            <w:trPr>
              <w:jc w:val="center"/>
            </w:trPr>
          </w:trPrChange>
        </w:trPr>
        <w:tc>
          <w:tcPr>
            <w:tcW w:w="738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center"/>
            <w:tcPrChange w:id="4" w:author="Microsoft account" w:date="2025-09-26T23:46:00Z">
              <w:tcPr>
                <w:tcW w:w="722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center"/>
              </w:tcPr>
            </w:tcPrChange>
          </w:tcPr>
          <w:p w14:paraId="0174FB68">
            <w:pPr>
              <w:widowControl w:val="0"/>
              <w:spacing w:after="0" w:line="240" w:lineRule="auto"/>
              <w:rPr>
                <w:rFonts w:ascii="Garamond" w:hAnsi="Garamond" w:eastAsia="Times New Roman" w:cs="Times New Roman"/>
                <w:b/>
              </w:rPr>
            </w:pPr>
            <w:r>
              <w:rPr>
                <w:rFonts w:ascii="Garamond" w:hAnsi="Garamond" w:eastAsia="Times New Roman" w:cs="Times New Roman"/>
                <w:b/>
              </w:rPr>
              <w:t>CHALLENGES WITH CURRENT SYSTEM</w:t>
            </w:r>
          </w:p>
        </w:tc>
        <w:tc>
          <w:tcPr>
            <w:tcW w:w="850"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5" w:author="Microsoft account" w:date="2025-09-26T23:46:00Z">
              <w:tcPr>
                <w:tcW w:w="850"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7FDD75C8">
            <w:pPr>
              <w:widowControl w:val="0"/>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 xml:space="preserve">Strongly Agree </w:t>
            </w:r>
          </w:p>
          <w:p w14:paraId="6DFC71EA">
            <w:pPr>
              <w:widowControl w:val="0"/>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(4)</w:t>
            </w:r>
          </w:p>
        </w:tc>
        <w:tc>
          <w:tcPr>
            <w:tcW w:w="709"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6" w:author="Microsoft account" w:date="2025-09-26T23:46:00Z">
              <w:tcPr>
                <w:tcW w:w="709"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08AB17EB">
            <w:pPr>
              <w:widowControl w:val="0"/>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 xml:space="preserve">Agree </w:t>
            </w:r>
          </w:p>
          <w:p w14:paraId="26C15A3B">
            <w:pPr>
              <w:widowControl w:val="0"/>
              <w:spacing w:after="0" w:line="240" w:lineRule="auto"/>
              <w:jc w:val="center"/>
              <w:rPr>
                <w:rFonts w:ascii="Garamond" w:hAnsi="Garamond" w:eastAsia="Times New Roman" w:cs="Times New Roman"/>
                <w:sz w:val="20"/>
                <w:szCs w:val="20"/>
              </w:rPr>
            </w:pPr>
          </w:p>
          <w:p w14:paraId="62AF4453">
            <w:pPr>
              <w:widowControl w:val="0"/>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(3)</w:t>
            </w:r>
          </w:p>
        </w:tc>
        <w:tc>
          <w:tcPr>
            <w:tcW w:w="992"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7" w:author="Microsoft account" w:date="2025-09-26T23:46:00Z">
              <w:tcPr>
                <w:tcW w:w="992"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78DD1B83">
            <w:pPr>
              <w:widowControl w:val="0"/>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 xml:space="preserve">Disagree </w:t>
            </w:r>
          </w:p>
          <w:p w14:paraId="557557FD">
            <w:pPr>
              <w:widowControl w:val="0"/>
              <w:spacing w:after="0" w:line="240" w:lineRule="auto"/>
              <w:jc w:val="center"/>
              <w:rPr>
                <w:rFonts w:ascii="Garamond" w:hAnsi="Garamond" w:eastAsia="Times New Roman" w:cs="Times New Roman"/>
                <w:sz w:val="20"/>
                <w:szCs w:val="20"/>
              </w:rPr>
            </w:pPr>
          </w:p>
          <w:p w14:paraId="11BD783A">
            <w:pPr>
              <w:widowControl w:val="0"/>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(2)</w:t>
            </w:r>
          </w:p>
        </w:tc>
        <w:tc>
          <w:tcPr>
            <w:tcW w:w="1001"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8" w:author="Microsoft account" w:date="2025-09-26T23:46:00Z">
              <w:tcPr>
                <w:tcW w:w="1001"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2CBA1174">
            <w:pPr>
              <w:widowControl w:val="0"/>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Strongly Disagree (1)</w:t>
            </w:r>
          </w:p>
        </w:tc>
      </w:tr>
      <w:tr w14:paraId="6A368E6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9" w:author="Microsoft account" w:date="2025-09-26T23:46: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9" w:author="Microsoft account" w:date="2025-09-26T23:46:00Z">
            <w:trPr>
              <w:jc w:val="center"/>
            </w:trPr>
          </w:trPrChange>
        </w:trPr>
        <w:tc>
          <w:tcPr>
            <w:tcW w:w="738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Change w:id="10" w:author="Microsoft account" w:date="2025-09-26T23:46:00Z">
              <w:tcPr>
                <w:tcW w:w="722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tcPrChange>
          </w:tcPr>
          <w:p w14:paraId="1A809A4B">
            <w:pPr>
              <w:widowControl w:val="0"/>
              <w:spacing w:after="0" w:line="240" w:lineRule="auto"/>
              <w:jc w:val="both"/>
              <w:rPr>
                <w:rFonts w:ascii="Garamond" w:hAnsi="Garamond" w:eastAsia="Times New Roman" w:cs="Times New Roman"/>
                <w:b/>
              </w:rPr>
              <w:pPrChange w:id="11" w:author="Microsoft account" w:date="2025-09-26T23:48:00Z">
                <w:pPr>
                  <w:widowControl w:val="0"/>
                  <w:spacing w:after="0" w:line="240" w:lineRule="auto"/>
                </w:pPr>
              </w:pPrChange>
            </w:pPr>
            <w:r>
              <w:rPr>
                <w:rFonts w:ascii="Garamond" w:hAnsi="Garamond" w:eastAsia="Times New Roman" w:cs="Times New Roman"/>
              </w:rPr>
              <w:t xml:space="preserve">The current process of managing school records and feedback relies mainly on </w:t>
            </w:r>
            <w:r>
              <w:rPr>
                <w:rFonts w:hint="default" w:ascii="Garamond" w:hAnsi="Garamond" w:eastAsia="Times New Roman" w:cs="Times New Roman"/>
                <w:lang w:val="en-US"/>
              </w:rPr>
              <w:t xml:space="preserve">both </w:t>
            </w:r>
            <w:r>
              <w:rPr>
                <w:rFonts w:ascii="Garamond" w:hAnsi="Garamond" w:eastAsia="Times New Roman" w:cs="Times New Roman"/>
              </w:rPr>
              <w:t xml:space="preserve">manual </w:t>
            </w:r>
            <w:r>
              <w:rPr>
                <w:rFonts w:hint="default" w:ascii="Garamond" w:hAnsi="Garamond" w:eastAsia="Times New Roman" w:cs="Times New Roman"/>
                <w:lang w:val="en-US"/>
              </w:rPr>
              <w:t xml:space="preserve">and digital </w:t>
            </w:r>
            <w:r>
              <w:rPr>
                <w:rFonts w:ascii="Garamond" w:hAnsi="Garamond" w:eastAsia="Times New Roman" w:cs="Times New Roman"/>
              </w:rPr>
              <w:t>procedures.</w:t>
            </w:r>
          </w:p>
        </w:tc>
        <w:tc>
          <w:tcPr>
            <w:tcW w:w="850"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12" w:author="Microsoft account" w:date="2025-09-26T23:46:00Z">
              <w:tcPr>
                <w:tcW w:w="850"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52ABF2E8">
            <w:pPr>
              <w:widowControl w:val="0"/>
              <w:spacing w:after="0" w:line="240" w:lineRule="auto"/>
              <w:jc w:val="center"/>
              <w:rPr>
                <w:rFonts w:ascii="Garamond" w:hAnsi="Garamond" w:eastAsia="Times New Roman" w:cs="Times New Roman"/>
                <w:sz w:val="20"/>
                <w:szCs w:val="20"/>
              </w:rPr>
            </w:pPr>
          </w:p>
        </w:tc>
        <w:tc>
          <w:tcPr>
            <w:tcW w:w="709"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13" w:author="Microsoft account" w:date="2025-09-26T23:46:00Z">
              <w:tcPr>
                <w:tcW w:w="709"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299288F2">
            <w:pPr>
              <w:widowControl w:val="0"/>
              <w:spacing w:after="0" w:line="240" w:lineRule="auto"/>
              <w:jc w:val="center"/>
              <w:rPr>
                <w:rFonts w:ascii="Garamond" w:hAnsi="Garamond" w:eastAsia="Times New Roman" w:cs="Times New Roman"/>
                <w:sz w:val="20"/>
                <w:szCs w:val="20"/>
              </w:rPr>
            </w:pPr>
          </w:p>
        </w:tc>
        <w:tc>
          <w:tcPr>
            <w:tcW w:w="992"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14" w:author="Microsoft account" w:date="2025-09-26T23:46:00Z">
              <w:tcPr>
                <w:tcW w:w="992"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759C7D82">
            <w:pPr>
              <w:widowControl w:val="0"/>
              <w:spacing w:after="0" w:line="240" w:lineRule="auto"/>
              <w:jc w:val="center"/>
              <w:rPr>
                <w:rFonts w:ascii="Garamond" w:hAnsi="Garamond" w:eastAsia="Times New Roman" w:cs="Times New Roman"/>
                <w:sz w:val="20"/>
                <w:szCs w:val="20"/>
              </w:rPr>
            </w:pPr>
          </w:p>
        </w:tc>
        <w:tc>
          <w:tcPr>
            <w:tcW w:w="1001"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15" w:author="Microsoft account" w:date="2025-09-26T23:46:00Z">
              <w:tcPr>
                <w:tcW w:w="1001"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0F87DD04">
            <w:pPr>
              <w:widowControl w:val="0"/>
              <w:spacing w:after="0" w:line="240" w:lineRule="auto"/>
              <w:jc w:val="center"/>
              <w:rPr>
                <w:rFonts w:ascii="Garamond" w:hAnsi="Garamond" w:eastAsia="Times New Roman" w:cs="Times New Roman"/>
                <w:sz w:val="20"/>
                <w:szCs w:val="20"/>
              </w:rPr>
            </w:pPr>
          </w:p>
        </w:tc>
      </w:tr>
      <w:tr w14:paraId="5D86DCE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16" w:author="Microsoft account" w:date="2025-09-26T23:46: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16" w:author="Microsoft account" w:date="2025-09-26T23:46:00Z">
            <w:trPr>
              <w:jc w:val="center"/>
            </w:trPr>
          </w:trPrChange>
        </w:trPr>
        <w:tc>
          <w:tcPr>
            <w:tcW w:w="738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Change w:id="17" w:author="Microsoft account" w:date="2025-09-26T23:46:00Z">
              <w:tcPr>
                <w:tcW w:w="722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tcPrChange>
          </w:tcPr>
          <w:p w14:paraId="4A032A11">
            <w:pPr>
              <w:widowControl w:val="0"/>
              <w:spacing w:after="0" w:line="240" w:lineRule="auto"/>
              <w:jc w:val="both"/>
              <w:rPr>
                <w:rFonts w:ascii="Garamond" w:hAnsi="Garamond" w:eastAsia="Times New Roman" w:cs="Times New Roman"/>
              </w:rPr>
              <w:pPrChange w:id="18" w:author="Microsoft account" w:date="2025-09-26T23:48:00Z">
                <w:pPr>
                  <w:widowControl w:val="0"/>
                  <w:spacing w:after="0" w:line="240" w:lineRule="auto"/>
                </w:pPr>
              </w:pPrChange>
            </w:pPr>
            <w:r>
              <w:rPr>
                <w:rFonts w:ascii="Garamond" w:hAnsi="Garamond" w:eastAsia="Times New Roman" w:cs="Times New Roman"/>
              </w:rPr>
              <w:t>The current process requires significant time to retrieve and organize school records.</w:t>
            </w:r>
          </w:p>
        </w:tc>
        <w:tc>
          <w:tcPr>
            <w:tcW w:w="850"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19" w:author="Microsoft account" w:date="2025-09-26T23:46:00Z">
              <w:tcPr>
                <w:tcW w:w="850"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76719DAC">
            <w:pPr>
              <w:widowControl w:val="0"/>
              <w:spacing w:after="0" w:line="240" w:lineRule="auto"/>
              <w:jc w:val="center"/>
              <w:rPr>
                <w:rFonts w:ascii="Garamond" w:hAnsi="Garamond" w:eastAsia="Times New Roman" w:cs="Times New Roman"/>
                <w:sz w:val="20"/>
                <w:szCs w:val="20"/>
              </w:rPr>
            </w:pPr>
          </w:p>
        </w:tc>
        <w:tc>
          <w:tcPr>
            <w:tcW w:w="709"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20" w:author="Microsoft account" w:date="2025-09-26T23:46:00Z">
              <w:tcPr>
                <w:tcW w:w="709"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7FBAC4F8">
            <w:pPr>
              <w:widowControl w:val="0"/>
              <w:spacing w:after="0" w:line="240" w:lineRule="auto"/>
              <w:jc w:val="center"/>
              <w:rPr>
                <w:rFonts w:ascii="Garamond" w:hAnsi="Garamond" w:eastAsia="Times New Roman" w:cs="Times New Roman"/>
                <w:sz w:val="20"/>
                <w:szCs w:val="20"/>
              </w:rPr>
            </w:pPr>
          </w:p>
        </w:tc>
        <w:tc>
          <w:tcPr>
            <w:tcW w:w="992"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21" w:author="Microsoft account" w:date="2025-09-26T23:46:00Z">
              <w:tcPr>
                <w:tcW w:w="992"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3B23571B">
            <w:pPr>
              <w:widowControl w:val="0"/>
              <w:spacing w:after="0" w:line="240" w:lineRule="auto"/>
              <w:jc w:val="center"/>
              <w:rPr>
                <w:rFonts w:ascii="Garamond" w:hAnsi="Garamond" w:eastAsia="Times New Roman" w:cs="Times New Roman"/>
                <w:sz w:val="20"/>
                <w:szCs w:val="20"/>
              </w:rPr>
            </w:pPr>
          </w:p>
        </w:tc>
        <w:tc>
          <w:tcPr>
            <w:tcW w:w="1001"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22" w:author="Microsoft account" w:date="2025-09-26T23:46:00Z">
              <w:tcPr>
                <w:tcW w:w="1001"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55D167C5">
            <w:pPr>
              <w:widowControl w:val="0"/>
              <w:spacing w:after="0" w:line="240" w:lineRule="auto"/>
              <w:jc w:val="center"/>
              <w:rPr>
                <w:rFonts w:ascii="Garamond" w:hAnsi="Garamond" w:eastAsia="Times New Roman" w:cs="Times New Roman"/>
                <w:sz w:val="20"/>
                <w:szCs w:val="20"/>
              </w:rPr>
            </w:pPr>
          </w:p>
        </w:tc>
      </w:tr>
      <w:tr w14:paraId="1B7EB2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23" w:author="Microsoft account" w:date="2025-09-26T23:46: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23" w:author="Microsoft account" w:date="2025-09-26T23:46:00Z">
            <w:trPr>
              <w:jc w:val="center"/>
            </w:trPr>
          </w:trPrChange>
        </w:trPr>
        <w:tc>
          <w:tcPr>
            <w:tcW w:w="738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Change w:id="24" w:author="Microsoft account" w:date="2025-09-26T23:46:00Z">
              <w:tcPr>
                <w:tcW w:w="722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tcPrChange>
          </w:tcPr>
          <w:p w14:paraId="19D5C983">
            <w:pPr>
              <w:widowControl w:val="0"/>
              <w:spacing w:after="0" w:line="240" w:lineRule="auto"/>
              <w:jc w:val="both"/>
              <w:rPr>
                <w:rFonts w:hint="default" w:ascii="Garamond" w:hAnsi="Garamond" w:eastAsia="Times New Roman" w:cs="Times New Roman"/>
                <w:lang w:val="en-US"/>
              </w:rPr>
              <w:pPrChange w:id="25" w:author="Microsoft account" w:date="2025-09-26T23:48:00Z">
                <w:pPr>
                  <w:widowControl w:val="0"/>
                  <w:spacing w:after="0" w:line="240" w:lineRule="auto"/>
                </w:pPr>
              </w:pPrChange>
            </w:pPr>
            <w:r>
              <w:rPr>
                <w:rFonts w:ascii="Garamond" w:hAnsi="Garamond" w:eastAsia="Times New Roman" w:cs="Times New Roman"/>
              </w:rPr>
              <w:t>The current process of information management frequently results in human errors</w:t>
            </w:r>
            <w:r>
              <w:rPr>
                <w:rFonts w:hint="default" w:ascii="Garamond" w:hAnsi="Garamond" w:eastAsia="Times New Roman" w:cs="Times New Roman"/>
                <w:lang w:val="en-US"/>
              </w:rPr>
              <w:t>.</w:t>
            </w:r>
          </w:p>
        </w:tc>
        <w:tc>
          <w:tcPr>
            <w:tcW w:w="850"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26" w:author="Microsoft account" w:date="2025-09-26T23:46:00Z">
              <w:tcPr>
                <w:tcW w:w="850"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39A06B86">
            <w:pPr>
              <w:widowControl w:val="0"/>
              <w:spacing w:after="0" w:line="240" w:lineRule="auto"/>
              <w:jc w:val="center"/>
              <w:rPr>
                <w:rFonts w:ascii="Garamond" w:hAnsi="Garamond" w:eastAsia="Times New Roman" w:cs="Times New Roman"/>
                <w:sz w:val="20"/>
                <w:szCs w:val="20"/>
              </w:rPr>
            </w:pPr>
          </w:p>
        </w:tc>
        <w:tc>
          <w:tcPr>
            <w:tcW w:w="709"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27" w:author="Microsoft account" w:date="2025-09-26T23:46:00Z">
              <w:tcPr>
                <w:tcW w:w="709"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5A49D1B7">
            <w:pPr>
              <w:widowControl w:val="0"/>
              <w:spacing w:after="0" w:line="240" w:lineRule="auto"/>
              <w:jc w:val="center"/>
              <w:rPr>
                <w:rFonts w:ascii="Garamond" w:hAnsi="Garamond" w:eastAsia="Times New Roman" w:cs="Times New Roman"/>
                <w:sz w:val="20"/>
                <w:szCs w:val="20"/>
              </w:rPr>
            </w:pPr>
          </w:p>
        </w:tc>
        <w:tc>
          <w:tcPr>
            <w:tcW w:w="992"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28" w:author="Microsoft account" w:date="2025-09-26T23:46:00Z">
              <w:tcPr>
                <w:tcW w:w="992"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5CFF31BF">
            <w:pPr>
              <w:widowControl w:val="0"/>
              <w:spacing w:after="0" w:line="240" w:lineRule="auto"/>
              <w:jc w:val="center"/>
              <w:rPr>
                <w:rFonts w:ascii="Garamond" w:hAnsi="Garamond" w:eastAsia="Times New Roman" w:cs="Times New Roman"/>
                <w:sz w:val="20"/>
                <w:szCs w:val="20"/>
              </w:rPr>
            </w:pPr>
          </w:p>
        </w:tc>
        <w:tc>
          <w:tcPr>
            <w:tcW w:w="1001"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29" w:author="Microsoft account" w:date="2025-09-26T23:46:00Z">
              <w:tcPr>
                <w:tcW w:w="1001"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4524452D">
            <w:pPr>
              <w:widowControl w:val="0"/>
              <w:spacing w:after="0" w:line="240" w:lineRule="auto"/>
              <w:jc w:val="center"/>
              <w:rPr>
                <w:rFonts w:ascii="Garamond" w:hAnsi="Garamond" w:eastAsia="Times New Roman" w:cs="Times New Roman"/>
                <w:sz w:val="20"/>
                <w:szCs w:val="20"/>
              </w:rPr>
            </w:pPr>
          </w:p>
        </w:tc>
      </w:tr>
      <w:tr w14:paraId="7200CB2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30" w:author="Microsoft account" w:date="2025-09-26T23:46: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30" w:author="Microsoft account" w:date="2025-09-26T23:46:00Z">
            <w:trPr>
              <w:jc w:val="center"/>
            </w:trPr>
          </w:trPrChange>
        </w:trPr>
        <w:tc>
          <w:tcPr>
            <w:tcW w:w="738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Change w:id="31" w:author="Microsoft account" w:date="2025-09-26T23:46:00Z">
              <w:tcPr>
                <w:tcW w:w="722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tcPrChange>
          </w:tcPr>
          <w:p w14:paraId="6694B7F1">
            <w:pPr>
              <w:widowControl w:val="0"/>
              <w:spacing w:after="0" w:line="240" w:lineRule="auto"/>
              <w:jc w:val="both"/>
              <w:rPr>
                <w:rFonts w:ascii="Garamond" w:hAnsi="Garamond" w:eastAsia="Times New Roman" w:cs="Times New Roman"/>
              </w:rPr>
              <w:pPrChange w:id="32" w:author="Microsoft account" w:date="2025-09-26T23:48:00Z">
                <w:pPr>
                  <w:widowControl w:val="0"/>
                  <w:spacing w:after="0" w:line="240" w:lineRule="auto"/>
                </w:pPr>
              </w:pPrChange>
            </w:pPr>
            <w:r>
              <w:rPr>
                <w:rFonts w:ascii="Garamond" w:hAnsi="Garamond" w:eastAsia="Times New Roman" w:cs="Times New Roman"/>
              </w:rPr>
              <w:t>The existing process of handling feedback increases the risk of data loss or missing records.</w:t>
            </w:r>
          </w:p>
        </w:tc>
        <w:tc>
          <w:tcPr>
            <w:tcW w:w="850"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33" w:author="Microsoft account" w:date="2025-09-26T23:46:00Z">
              <w:tcPr>
                <w:tcW w:w="850"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726187E4">
            <w:pPr>
              <w:widowControl w:val="0"/>
              <w:spacing w:after="0" w:line="240" w:lineRule="auto"/>
              <w:jc w:val="center"/>
              <w:rPr>
                <w:rFonts w:ascii="Garamond" w:hAnsi="Garamond" w:eastAsia="Times New Roman" w:cs="Times New Roman"/>
                <w:sz w:val="20"/>
                <w:szCs w:val="20"/>
              </w:rPr>
            </w:pPr>
          </w:p>
        </w:tc>
        <w:tc>
          <w:tcPr>
            <w:tcW w:w="709"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34" w:author="Microsoft account" w:date="2025-09-26T23:46:00Z">
              <w:tcPr>
                <w:tcW w:w="709"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22A732E3">
            <w:pPr>
              <w:widowControl w:val="0"/>
              <w:spacing w:after="0" w:line="240" w:lineRule="auto"/>
              <w:jc w:val="center"/>
              <w:rPr>
                <w:rFonts w:ascii="Garamond" w:hAnsi="Garamond" w:eastAsia="Times New Roman" w:cs="Times New Roman"/>
                <w:sz w:val="20"/>
                <w:szCs w:val="20"/>
              </w:rPr>
            </w:pPr>
          </w:p>
        </w:tc>
        <w:tc>
          <w:tcPr>
            <w:tcW w:w="992"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35" w:author="Microsoft account" w:date="2025-09-26T23:46:00Z">
              <w:tcPr>
                <w:tcW w:w="992"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0357E817">
            <w:pPr>
              <w:widowControl w:val="0"/>
              <w:spacing w:after="0" w:line="240" w:lineRule="auto"/>
              <w:jc w:val="center"/>
              <w:rPr>
                <w:rFonts w:ascii="Garamond" w:hAnsi="Garamond" w:eastAsia="Times New Roman" w:cs="Times New Roman"/>
                <w:sz w:val="20"/>
                <w:szCs w:val="20"/>
              </w:rPr>
            </w:pPr>
          </w:p>
        </w:tc>
        <w:tc>
          <w:tcPr>
            <w:tcW w:w="1001"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36" w:author="Microsoft account" w:date="2025-09-26T23:46:00Z">
              <w:tcPr>
                <w:tcW w:w="1001"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5E6F619E">
            <w:pPr>
              <w:widowControl w:val="0"/>
              <w:spacing w:after="0" w:line="240" w:lineRule="auto"/>
              <w:jc w:val="center"/>
              <w:rPr>
                <w:rFonts w:ascii="Garamond" w:hAnsi="Garamond" w:eastAsia="Times New Roman" w:cs="Times New Roman"/>
                <w:sz w:val="20"/>
                <w:szCs w:val="20"/>
              </w:rPr>
            </w:pPr>
          </w:p>
        </w:tc>
      </w:tr>
      <w:tr w14:paraId="45C25F0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37" w:author="Microsoft account" w:date="2025-09-26T23:46: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37" w:author="Microsoft account" w:date="2025-09-26T23:46:00Z">
            <w:trPr>
              <w:jc w:val="center"/>
            </w:trPr>
          </w:trPrChange>
        </w:trPr>
        <w:tc>
          <w:tcPr>
            <w:tcW w:w="738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Change w:id="38" w:author="Microsoft account" w:date="2025-09-26T23:46:00Z">
              <w:tcPr>
                <w:tcW w:w="7221" w:type="dxa"/>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tcPr>
            </w:tcPrChange>
          </w:tcPr>
          <w:p w14:paraId="237D9DF0">
            <w:pPr>
              <w:widowControl w:val="0"/>
              <w:spacing w:after="0" w:line="240" w:lineRule="auto"/>
              <w:jc w:val="both"/>
              <w:rPr>
                <w:rFonts w:ascii="Garamond" w:hAnsi="Garamond" w:eastAsia="Times New Roman" w:cs="Times New Roman"/>
              </w:rPr>
              <w:pPrChange w:id="39" w:author="Microsoft account" w:date="2025-09-26T23:48:00Z">
                <w:pPr>
                  <w:widowControl w:val="0"/>
                  <w:spacing w:after="0" w:line="240" w:lineRule="auto"/>
                </w:pPr>
              </w:pPrChange>
            </w:pPr>
            <w:r>
              <w:rPr>
                <w:rFonts w:ascii="Garamond" w:hAnsi="Garamond" w:eastAsia="Times New Roman" w:cs="Times New Roman"/>
              </w:rPr>
              <w:t xml:space="preserve">The current process shows limitations in ensuring accurate and efficient management of school </w:t>
            </w:r>
            <w:r>
              <w:rPr>
                <w:rFonts w:hint="default" w:ascii="Garamond" w:hAnsi="Garamond" w:eastAsia="Times New Roman" w:cs="Times New Roman"/>
                <w:lang w:val="en-US"/>
              </w:rPr>
              <w:t>records</w:t>
            </w:r>
            <w:r>
              <w:rPr>
                <w:rFonts w:ascii="Garamond" w:hAnsi="Garamond" w:eastAsia="Times New Roman" w:cs="Times New Roman"/>
              </w:rPr>
              <w:t>.</w:t>
            </w:r>
          </w:p>
        </w:tc>
        <w:tc>
          <w:tcPr>
            <w:tcW w:w="850"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40" w:author="Microsoft account" w:date="2025-09-26T23:46:00Z">
              <w:tcPr>
                <w:tcW w:w="850"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2520B7DC">
            <w:pPr>
              <w:widowControl w:val="0"/>
              <w:spacing w:after="0" w:line="240" w:lineRule="auto"/>
              <w:jc w:val="center"/>
              <w:rPr>
                <w:rFonts w:ascii="Garamond" w:hAnsi="Garamond" w:eastAsia="Times New Roman" w:cs="Times New Roman"/>
                <w:sz w:val="20"/>
                <w:szCs w:val="20"/>
              </w:rPr>
            </w:pPr>
          </w:p>
        </w:tc>
        <w:tc>
          <w:tcPr>
            <w:tcW w:w="709"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41" w:author="Microsoft account" w:date="2025-09-26T23:46:00Z">
              <w:tcPr>
                <w:tcW w:w="709"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733A4B2F">
            <w:pPr>
              <w:widowControl w:val="0"/>
              <w:spacing w:after="0" w:line="240" w:lineRule="auto"/>
              <w:jc w:val="center"/>
              <w:rPr>
                <w:rFonts w:ascii="Garamond" w:hAnsi="Garamond" w:eastAsia="Times New Roman" w:cs="Times New Roman"/>
                <w:sz w:val="20"/>
                <w:szCs w:val="20"/>
              </w:rPr>
            </w:pPr>
          </w:p>
        </w:tc>
        <w:tc>
          <w:tcPr>
            <w:tcW w:w="992"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42" w:author="Microsoft account" w:date="2025-09-26T23:46:00Z">
              <w:tcPr>
                <w:tcW w:w="992"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1E63493B">
            <w:pPr>
              <w:widowControl w:val="0"/>
              <w:spacing w:after="0" w:line="240" w:lineRule="auto"/>
              <w:jc w:val="center"/>
              <w:rPr>
                <w:rFonts w:ascii="Garamond" w:hAnsi="Garamond" w:eastAsia="Times New Roman" w:cs="Times New Roman"/>
                <w:sz w:val="20"/>
                <w:szCs w:val="20"/>
              </w:rPr>
            </w:pPr>
          </w:p>
        </w:tc>
        <w:tc>
          <w:tcPr>
            <w:tcW w:w="1001" w:type="dxa"/>
            <w:tcBorders>
              <w:top w:val="single" w:color="000000" w:sz="6" w:space="0"/>
              <w:left w:val="nil"/>
              <w:bottom w:val="single" w:color="000000" w:sz="6" w:space="0"/>
              <w:right w:val="single" w:color="000000" w:sz="6" w:space="0"/>
            </w:tcBorders>
            <w:tcMar>
              <w:top w:w="0" w:type="dxa"/>
              <w:left w:w="100" w:type="dxa"/>
              <w:bottom w:w="0" w:type="dxa"/>
              <w:right w:w="100" w:type="dxa"/>
            </w:tcMar>
            <w:tcPrChange w:id="43" w:author="Microsoft account" w:date="2025-09-26T23:46:00Z">
              <w:tcPr>
                <w:tcW w:w="1001" w:type="dxa"/>
                <w:tcBorders>
                  <w:top w:val="single" w:color="000000" w:sz="6" w:space="0"/>
                  <w:left w:val="nil"/>
                  <w:bottom w:val="single" w:color="000000" w:sz="6" w:space="0"/>
                  <w:right w:val="single" w:color="000000" w:sz="6" w:space="0"/>
                </w:tcBorders>
                <w:tcMar>
                  <w:top w:w="0" w:type="dxa"/>
                  <w:left w:w="100" w:type="dxa"/>
                  <w:bottom w:w="0" w:type="dxa"/>
                  <w:right w:w="100" w:type="dxa"/>
                </w:tcMar>
              </w:tcPr>
            </w:tcPrChange>
          </w:tcPr>
          <w:p w14:paraId="61FD1959">
            <w:pPr>
              <w:widowControl w:val="0"/>
              <w:spacing w:after="0" w:line="240" w:lineRule="auto"/>
              <w:jc w:val="center"/>
              <w:rPr>
                <w:rFonts w:ascii="Garamond" w:hAnsi="Garamond" w:eastAsia="Times New Roman" w:cs="Times New Roman"/>
                <w:sz w:val="20"/>
                <w:szCs w:val="20"/>
              </w:rPr>
            </w:pPr>
          </w:p>
        </w:tc>
      </w:tr>
    </w:tbl>
    <w:p w14:paraId="5AE92A14">
      <w:pPr>
        <w:tabs>
          <w:tab w:val="center" w:pos="4680"/>
          <w:tab w:val="left" w:pos="6675"/>
          <w:tab w:val="right" w:pos="9360"/>
        </w:tabs>
        <w:spacing w:after="0" w:line="360" w:lineRule="auto"/>
        <w:rPr>
          <w:rFonts w:ascii="Garamond" w:hAnsi="Garamond" w:eastAsia="Times New Roman" w:cs="Times New Roman"/>
          <w:b/>
        </w:rPr>
      </w:pPr>
    </w:p>
    <w:tbl>
      <w:tblPr>
        <w:tblStyle w:val="3"/>
        <w:tblW w:w="10933"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Change w:id="44" w:author="Microsoft account" w:date="2025-09-26T23:47:00Z">
          <w:tblPr>
            <w:tblStyle w:val="3"/>
            <w:tblW w:w="10782"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PrChange>
      </w:tblPr>
      <w:tblGrid>
        <w:gridCol w:w="6989"/>
        <w:gridCol w:w="915"/>
        <w:gridCol w:w="756"/>
        <w:gridCol w:w="953"/>
        <w:gridCol w:w="1169"/>
        <w:tblGridChange w:id="45">
          <w:tblGrid>
            <w:gridCol w:w="6989"/>
            <w:gridCol w:w="915"/>
            <w:gridCol w:w="756"/>
            <w:gridCol w:w="953"/>
            <w:gridCol w:w="1169"/>
          </w:tblGrid>
        </w:tblGridChange>
      </w:tblGrid>
      <w:tr w14:paraId="37F99FE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46" w:author="Microsoft account" w:date="2025-09-26T23:47: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trHeight w:val="743" w:hRule="atLeast"/>
          <w:jc w:val="center"/>
          <w:trPrChange w:id="46" w:author="Microsoft account" w:date="2025-09-26T23:47:00Z">
            <w:trPr>
              <w:trHeight w:val="743" w:hRule="atLeast"/>
              <w:jc w:val="center"/>
            </w:trPr>
          </w:trPrChange>
        </w:trPr>
        <w:tc>
          <w:tcPr>
            <w:tcW w:w="7362"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47" w:author="Microsoft account" w:date="2025-09-26T23:47:00Z">
              <w:tcPr>
                <w:tcW w:w="6989"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p w14:paraId="4BA7ADE5">
            <w:pPr>
              <w:tabs>
                <w:tab w:val="center" w:pos="4680"/>
                <w:tab w:val="left" w:pos="6675"/>
                <w:tab w:val="right" w:pos="9360"/>
              </w:tabs>
              <w:spacing w:after="0" w:line="240" w:lineRule="auto"/>
              <w:rPr>
                <w:rFonts w:ascii="Garamond" w:hAnsi="Garamond" w:eastAsia="Times New Roman" w:cs="Times New Roman"/>
                <w:b/>
              </w:rPr>
            </w:pPr>
            <w:r>
              <w:rPr>
                <w:rFonts w:ascii="Garamond" w:hAnsi="Garamond" w:eastAsia="Times New Roman" w:cs="Times New Roman"/>
                <w:b/>
              </w:rPr>
              <w:t>SYSTEM DESIGN AND DEVELOPMENT</w:t>
            </w:r>
          </w:p>
        </w:tc>
        <w:tc>
          <w:tcPr>
            <w:tcW w:w="909" w:type="dxa"/>
            <w:tcBorders>
              <w:top w:val="single" w:color="000000" w:sz="6" w:space="0"/>
              <w:left w:val="single" w:color="000000" w:sz="6" w:space="0"/>
              <w:bottom w:val="single" w:color="000000" w:sz="6" w:space="0"/>
              <w:right w:val="single" w:color="000000" w:sz="6" w:space="0"/>
            </w:tcBorders>
            <w:tcMar>
              <w:top w:w="0" w:type="dxa"/>
              <w:bottom w:w="0" w:type="dxa"/>
            </w:tcMar>
            <w:tcPrChange w:id="48" w:author="Microsoft account" w:date="2025-09-26T23:47:00Z">
              <w:tcPr>
                <w:tcW w:w="91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7AC71735">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 xml:space="preserve">Strongly Agree </w:t>
            </w:r>
          </w:p>
          <w:p w14:paraId="42D25779">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(4)</w:t>
            </w:r>
          </w:p>
        </w:tc>
        <w:tc>
          <w:tcPr>
            <w:tcW w:w="720" w:type="dxa"/>
            <w:tcBorders>
              <w:top w:val="single" w:color="000000" w:sz="6" w:space="0"/>
              <w:left w:val="single" w:color="000000" w:sz="6" w:space="0"/>
              <w:bottom w:val="single" w:color="000000" w:sz="6" w:space="0"/>
              <w:right w:val="single" w:color="000000" w:sz="6" w:space="0"/>
            </w:tcBorders>
            <w:tcMar>
              <w:top w:w="0" w:type="dxa"/>
              <w:bottom w:w="0" w:type="dxa"/>
            </w:tcMar>
            <w:tcPrChange w:id="49" w:author="Microsoft account" w:date="2025-09-26T23:47:00Z">
              <w:tcPr>
                <w:tcW w:w="756"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1A728351">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 xml:space="preserve">Agree </w:t>
            </w:r>
          </w:p>
          <w:p w14:paraId="36248368">
            <w:pPr>
              <w:tabs>
                <w:tab w:val="center" w:pos="4680"/>
                <w:tab w:val="left" w:pos="6675"/>
                <w:tab w:val="right" w:pos="9360"/>
              </w:tabs>
              <w:spacing w:after="0" w:line="240" w:lineRule="auto"/>
              <w:jc w:val="center"/>
              <w:rPr>
                <w:rFonts w:ascii="Garamond" w:hAnsi="Garamond" w:eastAsia="Times New Roman" w:cs="Times New Roman"/>
                <w:sz w:val="20"/>
                <w:szCs w:val="20"/>
              </w:rPr>
            </w:pPr>
          </w:p>
          <w:p w14:paraId="31D20379">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(3)</w:t>
            </w:r>
          </w:p>
        </w:tc>
        <w:tc>
          <w:tcPr>
            <w:tcW w:w="923" w:type="dxa"/>
            <w:tcBorders>
              <w:top w:val="single" w:color="000000" w:sz="6" w:space="0"/>
              <w:left w:val="single" w:color="000000" w:sz="6" w:space="0"/>
              <w:bottom w:val="single" w:color="000000" w:sz="6" w:space="0"/>
              <w:right w:val="single" w:color="000000" w:sz="6" w:space="0"/>
            </w:tcBorders>
            <w:tcMar>
              <w:top w:w="0" w:type="dxa"/>
              <w:bottom w:w="0" w:type="dxa"/>
            </w:tcMar>
            <w:tcPrChange w:id="50" w:author="Microsoft account" w:date="2025-09-26T23:47:00Z">
              <w:tcPr>
                <w:tcW w:w="95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60DC18DD">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 xml:space="preserve">Disagree </w:t>
            </w:r>
          </w:p>
          <w:p w14:paraId="76B2C34E">
            <w:pPr>
              <w:tabs>
                <w:tab w:val="center" w:pos="4680"/>
                <w:tab w:val="left" w:pos="6675"/>
                <w:tab w:val="right" w:pos="9360"/>
              </w:tabs>
              <w:spacing w:after="0" w:line="240" w:lineRule="auto"/>
              <w:jc w:val="center"/>
              <w:rPr>
                <w:rFonts w:ascii="Garamond" w:hAnsi="Garamond" w:eastAsia="Times New Roman" w:cs="Times New Roman"/>
                <w:sz w:val="20"/>
                <w:szCs w:val="20"/>
              </w:rPr>
            </w:pPr>
          </w:p>
          <w:p w14:paraId="42FB6C31">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(2)</w:t>
            </w:r>
          </w:p>
        </w:tc>
        <w:tc>
          <w:tcPr>
            <w:tcW w:w="1019" w:type="dxa"/>
            <w:tcBorders>
              <w:top w:val="single" w:color="000000" w:sz="6" w:space="0"/>
              <w:left w:val="single" w:color="000000" w:sz="6" w:space="0"/>
              <w:bottom w:val="single" w:color="000000" w:sz="6" w:space="0"/>
              <w:right w:val="single" w:color="000000" w:sz="6" w:space="0"/>
            </w:tcBorders>
            <w:tcMar>
              <w:top w:w="0" w:type="dxa"/>
              <w:bottom w:w="0" w:type="dxa"/>
            </w:tcMar>
            <w:tcPrChange w:id="51" w:author="Microsoft account" w:date="2025-09-26T23:47:00Z">
              <w:tcPr>
                <w:tcW w:w="1169"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42725A29">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Strongly Disagree (1)</w:t>
            </w:r>
          </w:p>
        </w:tc>
      </w:tr>
      <w:tr w14:paraId="773D27D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52" w:author="Microsoft account" w:date="2025-09-26T23:47: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trHeight w:val="93" w:hRule="atLeast"/>
          <w:jc w:val="center"/>
          <w:trPrChange w:id="52" w:author="Microsoft account" w:date="2025-09-26T23:47:00Z">
            <w:trPr>
              <w:trHeight w:val="93" w:hRule="atLeast"/>
              <w:jc w:val="center"/>
            </w:trPr>
          </w:trPrChange>
        </w:trPr>
        <w:tc>
          <w:tcPr>
            <w:tcW w:w="7362" w:type="dxa"/>
            <w:tcBorders>
              <w:top w:val="single" w:color="000000" w:sz="6" w:space="0"/>
              <w:left w:val="single" w:color="000000" w:sz="6" w:space="0"/>
              <w:bottom w:val="single" w:color="000000" w:sz="6" w:space="0"/>
              <w:right w:val="single" w:color="000000" w:sz="6" w:space="0"/>
            </w:tcBorders>
            <w:tcMar>
              <w:top w:w="0" w:type="dxa"/>
              <w:bottom w:w="0" w:type="dxa"/>
            </w:tcMar>
            <w:tcPrChange w:id="53" w:author="Microsoft account" w:date="2025-09-26T23:47:00Z">
              <w:tcPr>
                <w:tcW w:w="6989"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7E772B10">
            <w:pPr>
              <w:tabs>
                <w:tab w:val="center" w:pos="4680"/>
                <w:tab w:val="left" w:pos="6675"/>
                <w:tab w:val="right" w:pos="9360"/>
              </w:tabs>
              <w:spacing w:after="0" w:line="240" w:lineRule="auto"/>
              <w:jc w:val="both"/>
              <w:rPr>
                <w:rFonts w:ascii="Garamond" w:hAnsi="Garamond" w:eastAsia="Times New Roman" w:cs="Times New Roman"/>
                <w:b/>
              </w:rPr>
              <w:pPrChange w:id="54" w:author="Microsoft account" w:date="2025-09-26T23:47:00Z">
                <w:pPr>
                  <w:tabs>
                    <w:tab w:val="center" w:pos="4680"/>
                    <w:tab w:val="left" w:pos="6675"/>
                    <w:tab w:val="right" w:pos="9360"/>
                  </w:tabs>
                  <w:spacing w:after="0" w:line="240" w:lineRule="auto"/>
                </w:pPr>
              </w:pPrChange>
            </w:pPr>
            <w:r>
              <w:rPr>
                <w:rFonts w:ascii="Garamond" w:hAnsi="Garamond" w:eastAsia="Times New Roman" w:cs="Times New Roman"/>
              </w:rPr>
              <w:t>The system provides the ability to track the status of feedback in real – time.</w:t>
            </w:r>
          </w:p>
        </w:tc>
        <w:tc>
          <w:tcPr>
            <w:tcW w:w="909" w:type="dxa"/>
            <w:tcBorders>
              <w:top w:val="single" w:color="000000" w:sz="6" w:space="0"/>
              <w:left w:val="single" w:color="000000" w:sz="6" w:space="0"/>
              <w:bottom w:val="single" w:color="000000" w:sz="6" w:space="0"/>
              <w:right w:val="single" w:color="000000" w:sz="6" w:space="0"/>
            </w:tcBorders>
            <w:tcMar>
              <w:top w:w="0" w:type="dxa"/>
              <w:bottom w:w="0" w:type="dxa"/>
            </w:tcMar>
            <w:tcPrChange w:id="55" w:author="Microsoft account" w:date="2025-09-26T23:47:00Z">
              <w:tcPr>
                <w:tcW w:w="91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3CBC0B16">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720" w:type="dxa"/>
            <w:tcBorders>
              <w:top w:val="single" w:color="000000" w:sz="6" w:space="0"/>
              <w:left w:val="single" w:color="000000" w:sz="6" w:space="0"/>
              <w:bottom w:val="single" w:color="000000" w:sz="6" w:space="0"/>
              <w:right w:val="single" w:color="000000" w:sz="6" w:space="0"/>
            </w:tcBorders>
            <w:tcMar>
              <w:top w:w="0" w:type="dxa"/>
              <w:bottom w:w="0" w:type="dxa"/>
            </w:tcMar>
            <w:tcPrChange w:id="56" w:author="Microsoft account" w:date="2025-09-26T23:47:00Z">
              <w:tcPr>
                <w:tcW w:w="756"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150211A7">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23" w:type="dxa"/>
            <w:tcBorders>
              <w:top w:val="single" w:color="000000" w:sz="6" w:space="0"/>
              <w:left w:val="single" w:color="000000" w:sz="6" w:space="0"/>
              <w:bottom w:val="single" w:color="000000" w:sz="6" w:space="0"/>
              <w:right w:val="single" w:color="000000" w:sz="6" w:space="0"/>
            </w:tcBorders>
            <w:tcMar>
              <w:top w:w="0" w:type="dxa"/>
              <w:bottom w:w="0" w:type="dxa"/>
            </w:tcMar>
            <w:tcPrChange w:id="57" w:author="Microsoft account" w:date="2025-09-26T23:47:00Z">
              <w:tcPr>
                <w:tcW w:w="95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0B6BF229">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1019" w:type="dxa"/>
            <w:tcBorders>
              <w:top w:val="single" w:color="000000" w:sz="6" w:space="0"/>
              <w:left w:val="single" w:color="000000" w:sz="6" w:space="0"/>
              <w:bottom w:val="single" w:color="000000" w:sz="6" w:space="0"/>
              <w:right w:val="single" w:color="000000" w:sz="6" w:space="0"/>
            </w:tcBorders>
            <w:tcMar>
              <w:top w:w="0" w:type="dxa"/>
              <w:bottom w:w="0" w:type="dxa"/>
            </w:tcMar>
            <w:tcPrChange w:id="58" w:author="Microsoft account" w:date="2025-09-26T23:47:00Z">
              <w:tcPr>
                <w:tcW w:w="1169"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4735D51A">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3793915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59" w:author="Microsoft account" w:date="2025-09-26T23:47: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trHeight w:val="266" w:hRule="atLeast"/>
          <w:jc w:val="center"/>
          <w:trPrChange w:id="59" w:author="Microsoft account" w:date="2025-09-26T23:47:00Z">
            <w:trPr>
              <w:trHeight w:val="266" w:hRule="atLeast"/>
              <w:jc w:val="center"/>
            </w:trPr>
          </w:trPrChange>
        </w:trPr>
        <w:tc>
          <w:tcPr>
            <w:tcW w:w="7362" w:type="dxa"/>
            <w:tcBorders>
              <w:top w:val="single" w:color="000000" w:sz="6" w:space="0"/>
              <w:left w:val="single" w:color="000000" w:sz="6" w:space="0"/>
              <w:bottom w:val="single" w:color="000000" w:sz="6" w:space="0"/>
              <w:right w:val="single" w:color="000000" w:sz="6" w:space="0"/>
            </w:tcBorders>
            <w:tcMar>
              <w:top w:w="0" w:type="dxa"/>
              <w:bottom w:w="0" w:type="dxa"/>
            </w:tcMar>
            <w:tcPrChange w:id="60" w:author="Microsoft account" w:date="2025-09-26T23:47:00Z">
              <w:tcPr>
                <w:tcW w:w="6989"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002EB522">
            <w:pPr>
              <w:tabs>
                <w:tab w:val="center" w:pos="4680"/>
                <w:tab w:val="left" w:pos="6675"/>
                <w:tab w:val="right" w:pos="9360"/>
              </w:tabs>
              <w:spacing w:after="0" w:line="240" w:lineRule="auto"/>
              <w:jc w:val="both"/>
              <w:rPr>
                <w:rFonts w:ascii="Garamond" w:hAnsi="Garamond" w:eastAsia="Times New Roman" w:cs="Times New Roman"/>
              </w:rPr>
              <w:pPrChange w:id="61" w:author="Microsoft account" w:date="2025-09-26T23:47:00Z">
                <w:pPr>
                  <w:tabs>
                    <w:tab w:val="center" w:pos="4680"/>
                    <w:tab w:val="left" w:pos="6675"/>
                    <w:tab w:val="right" w:pos="9360"/>
                  </w:tabs>
                  <w:spacing w:after="0" w:line="240" w:lineRule="auto"/>
                </w:pPr>
              </w:pPrChange>
            </w:pPr>
            <w:r>
              <w:rPr>
                <w:rFonts w:ascii="Garamond" w:hAnsi="Garamond" w:eastAsia="Times New Roman" w:cs="Times New Roman"/>
              </w:rPr>
              <w:t>The system provides a clear and organized dashboard for all information.</w:t>
            </w:r>
          </w:p>
        </w:tc>
        <w:tc>
          <w:tcPr>
            <w:tcW w:w="909" w:type="dxa"/>
            <w:tcBorders>
              <w:top w:val="single" w:color="000000" w:sz="6" w:space="0"/>
              <w:left w:val="single" w:color="000000" w:sz="6" w:space="0"/>
              <w:bottom w:val="single" w:color="000000" w:sz="6" w:space="0"/>
              <w:right w:val="single" w:color="000000" w:sz="6" w:space="0"/>
            </w:tcBorders>
            <w:tcMar>
              <w:top w:w="0" w:type="dxa"/>
              <w:bottom w:w="0" w:type="dxa"/>
            </w:tcMar>
            <w:tcPrChange w:id="62" w:author="Microsoft account" w:date="2025-09-26T23:47:00Z">
              <w:tcPr>
                <w:tcW w:w="91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1AE7923A">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720" w:type="dxa"/>
            <w:tcBorders>
              <w:top w:val="single" w:color="000000" w:sz="6" w:space="0"/>
              <w:left w:val="single" w:color="000000" w:sz="6" w:space="0"/>
              <w:bottom w:val="single" w:color="000000" w:sz="6" w:space="0"/>
              <w:right w:val="single" w:color="000000" w:sz="6" w:space="0"/>
            </w:tcBorders>
            <w:tcMar>
              <w:top w:w="0" w:type="dxa"/>
              <w:bottom w:w="0" w:type="dxa"/>
            </w:tcMar>
            <w:tcPrChange w:id="63" w:author="Microsoft account" w:date="2025-09-26T23:47:00Z">
              <w:tcPr>
                <w:tcW w:w="756"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40E16961">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23" w:type="dxa"/>
            <w:tcBorders>
              <w:top w:val="single" w:color="000000" w:sz="6" w:space="0"/>
              <w:left w:val="single" w:color="000000" w:sz="6" w:space="0"/>
              <w:bottom w:val="single" w:color="000000" w:sz="6" w:space="0"/>
              <w:right w:val="single" w:color="000000" w:sz="6" w:space="0"/>
            </w:tcBorders>
            <w:tcMar>
              <w:top w:w="0" w:type="dxa"/>
              <w:bottom w:w="0" w:type="dxa"/>
            </w:tcMar>
            <w:tcPrChange w:id="64" w:author="Microsoft account" w:date="2025-09-26T23:47:00Z">
              <w:tcPr>
                <w:tcW w:w="95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229479D8">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1019" w:type="dxa"/>
            <w:tcBorders>
              <w:top w:val="single" w:color="000000" w:sz="6" w:space="0"/>
              <w:left w:val="single" w:color="000000" w:sz="6" w:space="0"/>
              <w:bottom w:val="single" w:color="000000" w:sz="6" w:space="0"/>
              <w:right w:val="single" w:color="000000" w:sz="6" w:space="0"/>
            </w:tcBorders>
            <w:tcMar>
              <w:top w:w="0" w:type="dxa"/>
              <w:bottom w:w="0" w:type="dxa"/>
            </w:tcMar>
            <w:tcPrChange w:id="65" w:author="Microsoft account" w:date="2025-09-26T23:47:00Z">
              <w:tcPr>
                <w:tcW w:w="1169"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35131183">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2646AB6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66" w:author="Microsoft account" w:date="2025-09-26T23:47: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trHeight w:val="270" w:hRule="atLeast"/>
          <w:jc w:val="center"/>
          <w:trPrChange w:id="66" w:author="Microsoft account" w:date="2025-09-26T23:47:00Z">
            <w:trPr>
              <w:trHeight w:val="270" w:hRule="atLeast"/>
              <w:jc w:val="center"/>
            </w:trPr>
          </w:trPrChange>
        </w:trPr>
        <w:tc>
          <w:tcPr>
            <w:tcW w:w="7362" w:type="dxa"/>
            <w:tcBorders>
              <w:top w:val="single" w:color="000000" w:sz="6" w:space="0"/>
              <w:left w:val="single" w:color="000000" w:sz="6" w:space="0"/>
              <w:bottom w:val="single" w:color="000000" w:sz="6" w:space="0"/>
              <w:right w:val="single" w:color="000000" w:sz="6" w:space="0"/>
            </w:tcBorders>
            <w:tcMar>
              <w:top w:w="0" w:type="dxa"/>
              <w:bottom w:w="0" w:type="dxa"/>
            </w:tcMar>
            <w:tcPrChange w:id="67" w:author="Microsoft account" w:date="2025-09-26T23:47:00Z">
              <w:tcPr>
                <w:tcW w:w="6989"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333BFD77">
            <w:pPr>
              <w:tabs>
                <w:tab w:val="center" w:pos="4680"/>
                <w:tab w:val="left" w:pos="6675"/>
                <w:tab w:val="right" w:pos="9360"/>
              </w:tabs>
              <w:spacing w:after="0" w:line="240" w:lineRule="auto"/>
              <w:jc w:val="both"/>
              <w:rPr>
                <w:rFonts w:ascii="Garamond" w:hAnsi="Garamond" w:eastAsia="Times New Roman" w:cs="Times New Roman"/>
              </w:rPr>
              <w:pPrChange w:id="68" w:author="Microsoft account" w:date="2025-09-26T23:47:00Z">
                <w:pPr>
                  <w:tabs>
                    <w:tab w:val="center" w:pos="4680"/>
                    <w:tab w:val="left" w:pos="6675"/>
                    <w:tab w:val="right" w:pos="9360"/>
                  </w:tabs>
                  <w:spacing w:after="0" w:line="240" w:lineRule="auto"/>
                </w:pPr>
              </w:pPrChange>
            </w:pPr>
            <w:r>
              <w:rPr>
                <w:rFonts w:ascii="Garamond" w:hAnsi="Garamond" w:eastAsia="Times New Roman" w:cs="Times New Roman"/>
              </w:rPr>
              <w:t>The system provides robust search and filtering capabilities.</w:t>
            </w:r>
          </w:p>
        </w:tc>
        <w:tc>
          <w:tcPr>
            <w:tcW w:w="909" w:type="dxa"/>
            <w:tcBorders>
              <w:top w:val="single" w:color="000000" w:sz="6" w:space="0"/>
              <w:left w:val="single" w:color="000000" w:sz="6" w:space="0"/>
              <w:bottom w:val="single" w:color="000000" w:sz="6" w:space="0"/>
              <w:right w:val="single" w:color="000000" w:sz="6" w:space="0"/>
            </w:tcBorders>
            <w:tcMar>
              <w:top w:w="0" w:type="dxa"/>
              <w:bottom w:w="0" w:type="dxa"/>
            </w:tcMar>
            <w:tcPrChange w:id="69" w:author="Microsoft account" w:date="2025-09-26T23:47:00Z">
              <w:tcPr>
                <w:tcW w:w="91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1F779AEB">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720" w:type="dxa"/>
            <w:tcBorders>
              <w:top w:val="single" w:color="000000" w:sz="6" w:space="0"/>
              <w:left w:val="single" w:color="000000" w:sz="6" w:space="0"/>
              <w:bottom w:val="single" w:color="000000" w:sz="6" w:space="0"/>
              <w:right w:val="single" w:color="000000" w:sz="6" w:space="0"/>
            </w:tcBorders>
            <w:tcMar>
              <w:top w:w="0" w:type="dxa"/>
              <w:bottom w:w="0" w:type="dxa"/>
            </w:tcMar>
            <w:tcPrChange w:id="70" w:author="Microsoft account" w:date="2025-09-26T23:47:00Z">
              <w:tcPr>
                <w:tcW w:w="756"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4A7EF74C">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23" w:type="dxa"/>
            <w:tcBorders>
              <w:top w:val="single" w:color="000000" w:sz="6" w:space="0"/>
              <w:left w:val="single" w:color="000000" w:sz="6" w:space="0"/>
              <w:bottom w:val="single" w:color="000000" w:sz="6" w:space="0"/>
              <w:right w:val="single" w:color="000000" w:sz="6" w:space="0"/>
            </w:tcBorders>
            <w:tcMar>
              <w:top w:w="0" w:type="dxa"/>
              <w:bottom w:w="0" w:type="dxa"/>
            </w:tcMar>
            <w:tcPrChange w:id="71" w:author="Microsoft account" w:date="2025-09-26T23:47:00Z">
              <w:tcPr>
                <w:tcW w:w="95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03E1F4DB">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1019" w:type="dxa"/>
            <w:tcBorders>
              <w:top w:val="single" w:color="000000" w:sz="6" w:space="0"/>
              <w:left w:val="single" w:color="000000" w:sz="6" w:space="0"/>
              <w:bottom w:val="single" w:color="000000" w:sz="6" w:space="0"/>
              <w:right w:val="single" w:color="000000" w:sz="6" w:space="0"/>
            </w:tcBorders>
            <w:tcMar>
              <w:top w:w="0" w:type="dxa"/>
              <w:bottom w:w="0" w:type="dxa"/>
            </w:tcMar>
            <w:tcPrChange w:id="72" w:author="Microsoft account" w:date="2025-09-26T23:47:00Z">
              <w:tcPr>
                <w:tcW w:w="1169"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0E7B2BA9">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6B5E804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73" w:author="Microsoft account" w:date="2025-09-26T23:47: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trHeight w:val="260" w:hRule="atLeast"/>
          <w:jc w:val="center"/>
          <w:trPrChange w:id="73" w:author="Microsoft account" w:date="2025-09-26T23:47:00Z">
            <w:trPr>
              <w:trHeight w:val="260" w:hRule="atLeast"/>
              <w:jc w:val="center"/>
            </w:trPr>
          </w:trPrChange>
        </w:trPr>
        <w:tc>
          <w:tcPr>
            <w:tcW w:w="7362" w:type="dxa"/>
            <w:tcBorders>
              <w:top w:val="single" w:color="000000" w:sz="6" w:space="0"/>
              <w:left w:val="single" w:color="000000" w:sz="6" w:space="0"/>
              <w:bottom w:val="single" w:color="000000" w:sz="6" w:space="0"/>
              <w:right w:val="single" w:color="000000" w:sz="6" w:space="0"/>
            </w:tcBorders>
            <w:tcMar>
              <w:top w:w="0" w:type="dxa"/>
              <w:bottom w:w="0" w:type="dxa"/>
            </w:tcMar>
            <w:tcPrChange w:id="74" w:author="Microsoft account" w:date="2025-09-26T23:47:00Z">
              <w:tcPr>
                <w:tcW w:w="6989"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002AE41E">
            <w:pPr>
              <w:tabs>
                <w:tab w:val="center" w:pos="4680"/>
                <w:tab w:val="left" w:pos="6675"/>
                <w:tab w:val="right" w:pos="9360"/>
              </w:tabs>
              <w:spacing w:after="0" w:line="240" w:lineRule="auto"/>
              <w:jc w:val="both"/>
              <w:rPr>
                <w:rFonts w:ascii="Garamond" w:hAnsi="Garamond" w:eastAsia="Times New Roman" w:cs="Times New Roman"/>
              </w:rPr>
              <w:pPrChange w:id="75" w:author="Microsoft account" w:date="2025-09-26T23:47:00Z">
                <w:pPr>
                  <w:tabs>
                    <w:tab w:val="center" w:pos="4680"/>
                    <w:tab w:val="left" w:pos="6675"/>
                    <w:tab w:val="right" w:pos="9360"/>
                  </w:tabs>
                  <w:spacing w:after="0" w:line="240" w:lineRule="auto"/>
                </w:pPr>
              </w:pPrChange>
            </w:pPr>
            <w:r>
              <w:rPr>
                <w:rFonts w:ascii="Garamond" w:hAnsi="Garamond" w:eastAsia="Times New Roman" w:cs="Times New Roman"/>
              </w:rPr>
              <w:t>The system incorporates a centralized database for all school information.</w:t>
            </w:r>
          </w:p>
        </w:tc>
        <w:tc>
          <w:tcPr>
            <w:tcW w:w="909" w:type="dxa"/>
            <w:tcBorders>
              <w:top w:val="single" w:color="000000" w:sz="6" w:space="0"/>
              <w:left w:val="single" w:color="000000" w:sz="6" w:space="0"/>
              <w:bottom w:val="single" w:color="000000" w:sz="6" w:space="0"/>
              <w:right w:val="single" w:color="000000" w:sz="6" w:space="0"/>
            </w:tcBorders>
            <w:tcMar>
              <w:top w:w="0" w:type="dxa"/>
              <w:bottom w:w="0" w:type="dxa"/>
            </w:tcMar>
            <w:tcPrChange w:id="76" w:author="Microsoft account" w:date="2025-09-26T23:47:00Z">
              <w:tcPr>
                <w:tcW w:w="91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087E07E0">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720" w:type="dxa"/>
            <w:tcBorders>
              <w:top w:val="single" w:color="000000" w:sz="6" w:space="0"/>
              <w:left w:val="single" w:color="000000" w:sz="6" w:space="0"/>
              <w:bottom w:val="single" w:color="000000" w:sz="6" w:space="0"/>
              <w:right w:val="single" w:color="000000" w:sz="6" w:space="0"/>
            </w:tcBorders>
            <w:tcMar>
              <w:top w:w="0" w:type="dxa"/>
              <w:bottom w:w="0" w:type="dxa"/>
            </w:tcMar>
            <w:tcPrChange w:id="77" w:author="Microsoft account" w:date="2025-09-26T23:47:00Z">
              <w:tcPr>
                <w:tcW w:w="756"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6600DFF6">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23" w:type="dxa"/>
            <w:tcBorders>
              <w:top w:val="single" w:color="000000" w:sz="6" w:space="0"/>
              <w:left w:val="single" w:color="000000" w:sz="6" w:space="0"/>
              <w:bottom w:val="single" w:color="000000" w:sz="6" w:space="0"/>
              <w:right w:val="single" w:color="000000" w:sz="6" w:space="0"/>
            </w:tcBorders>
            <w:tcMar>
              <w:top w:w="0" w:type="dxa"/>
              <w:bottom w:w="0" w:type="dxa"/>
            </w:tcMar>
            <w:tcPrChange w:id="78" w:author="Microsoft account" w:date="2025-09-26T23:47:00Z">
              <w:tcPr>
                <w:tcW w:w="95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4A9CC270">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1019" w:type="dxa"/>
            <w:tcBorders>
              <w:top w:val="single" w:color="000000" w:sz="6" w:space="0"/>
              <w:left w:val="single" w:color="000000" w:sz="6" w:space="0"/>
              <w:bottom w:val="single" w:color="000000" w:sz="6" w:space="0"/>
              <w:right w:val="single" w:color="000000" w:sz="6" w:space="0"/>
            </w:tcBorders>
            <w:tcMar>
              <w:top w:w="0" w:type="dxa"/>
              <w:bottom w:w="0" w:type="dxa"/>
            </w:tcMar>
            <w:tcPrChange w:id="79" w:author="Microsoft account" w:date="2025-09-26T23:47:00Z">
              <w:tcPr>
                <w:tcW w:w="1169"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7ADC2AAF">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5372C60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80" w:author="Microsoft account" w:date="2025-09-26T23:47: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trHeight w:val="376" w:hRule="atLeast"/>
          <w:jc w:val="center"/>
          <w:trPrChange w:id="80" w:author="Microsoft account" w:date="2025-09-26T23:47:00Z">
            <w:trPr>
              <w:trHeight w:val="376" w:hRule="atLeast"/>
              <w:jc w:val="center"/>
            </w:trPr>
          </w:trPrChange>
        </w:trPr>
        <w:tc>
          <w:tcPr>
            <w:tcW w:w="7362" w:type="dxa"/>
            <w:tcBorders>
              <w:top w:val="single" w:color="000000" w:sz="6" w:space="0"/>
              <w:left w:val="single" w:color="000000" w:sz="6" w:space="0"/>
              <w:bottom w:val="single" w:color="000000" w:sz="6" w:space="0"/>
              <w:right w:val="single" w:color="000000" w:sz="6" w:space="0"/>
            </w:tcBorders>
            <w:tcMar>
              <w:top w:w="0" w:type="dxa"/>
              <w:bottom w:w="0" w:type="dxa"/>
            </w:tcMar>
            <w:tcPrChange w:id="81" w:author="Microsoft account" w:date="2025-09-26T23:47:00Z">
              <w:tcPr>
                <w:tcW w:w="6989"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236BCB48">
            <w:pPr>
              <w:tabs>
                <w:tab w:val="center" w:pos="4680"/>
                <w:tab w:val="left" w:pos="6675"/>
                <w:tab w:val="right" w:pos="9360"/>
              </w:tabs>
              <w:spacing w:after="0" w:line="240" w:lineRule="auto"/>
              <w:jc w:val="both"/>
              <w:rPr>
                <w:rFonts w:ascii="Garamond" w:hAnsi="Garamond" w:eastAsia="Times New Roman" w:cs="Times New Roman"/>
              </w:rPr>
              <w:pPrChange w:id="82" w:author="Microsoft account" w:date="2025-09-26T23:47:00Z">
                <w:pPr>
                  <w:tabs>
                    <w:tab w:val="center" w:pos="4680"/>
                    <w:tab w:val="left" w:pos="6675"/>
                    <w:tab w:val="right" w:pos="9360"/>
                  </w:tabs>
                  <w:spacing w:after="0" w:line="240" w:lineRule="auto"/>
                </w:pPr>
              </w:pPrChange>
            </w:pPr>
            <w:r>
              <w:rPr>
                <w:rFonts w:ascii="Garamond" w:hAnsi="Garamond" w:eastAsia="Times New Roman" w:cs="Times New Roman"/>
              </w:rPr>
              <w:t>The system includes security features, such as user roles and access controls are implemented.</w:t>
            </w:r>
          </w:p>
        </w:tc>
        <w:tc>
          <w:tcPr>
            <w:tcW w:w="909" w:type="dxa"/>
            <w:tcBorders>
              <w:top w:val="single" w:color="000000" w:sz="6" w:space="0"/>
              <w:left w:val="single" w:color="000000" w:sz="6" w:space="0"/>
              <w:bottom w:val="single" w:color="000000" w:sz="6" w:space="0"/>
              <w:right w:val="single" w:color="000000" w:sz="6" w:space="0"/>
            </w:tcBorders>
            <w:tcMar>
              <w:top w:w="0" w:type="dxa"/>
              <w:bottom w:w="0" w:type="dxa"/>
            </w:tcMar>
            <w:tcPrChange w:id="83" w:author="Microsoft account" w:date="2025-09-26T23:47:00Z">
              <w:tcPr>
                <w:tcW w:w="91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79625881">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720" w:type="dxa"/>
            <w:tcBorders>
              <w:top w:val="single" w:color="000000" w:sz="6" w:space="0"/>
              <w:left w:val="single" w:color="000000" w:sz="6" w:space="0"/>
              <w:bottom w:val="single" w:color="000000" w:sz="6" w:space="0"/>
              <w:right w:val="single" w:color="000000" w:sz="6" w:space="0"/>
            </w:tcBorders>
            <w:tcMar>
              <w:top w:w="0" w:type="dxa"/>
              <w:bottom w:w="0" w:type="dxa"/>
            </w:tcMar>
            <w:tcPrChange w:id="84" w:author="Microsoft account" w:date="2025-09-26T23:47:00Z">
              <w:tcPr>
                <w:tcW w:w="756"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4CEA346A">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23" w:type="dxa"/>
            <w:tcBorders>
              <w:top w:val="single" w:color="000000" w:sz="6" w:space="0"/>
              <w:left w:val="single" w:color="000000" w:sz="6" w:space="0"/>
              <w:bottom w:val="single" w:color="000000" w:sz="6" w:space="0"/>
              <w:right w:val="single" w:color="000000" w:sz="6" w:space="0"/>
            </w:tcBorders>
            <w:tcMar>
              <w:top w:w="0" w:type="dxa"/>
              <w:bottom w:w="0" w:type="dxa"/>
            </w:tcMar>
            <w:tcPrChange w:id="85" w:author="Microsoft account" w:date="2025-09-26T23:47:00Z">
              <w:tcPr>
                <w:tcW w:w="95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4FE9A18C">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1019" w:type="dxa"/>
            <w:tcBorders>
              <w:top w:val="single" w:color="000000" w:sz="6" w:space="0"/>
              <w:left w:val="single" w:color="000000" w:sz="6" w:space="0"/>
              <w:bottom w:val="single" w:color="000000" w:sz="6" w:space="0"/>
              <w:right w:val="single" w:color="000000" w:sz="6" w:space="0"/>
            </w:tcBorders>
            <w:tcMar>
              <w:top w:w="0" w:type="dxa"/>
              <w:bottom w:w="0" w:type="dxa"/>
            </w:tcMar>
            <w:tcPrChange w:id="86" w:author="Microsoft account" w:date="2025-09-26T23:47:00Z">
              <w:tcPr>
                <w:tcW w:w="1169"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p w14:paraId="50E745EF">
            <w:pPr>
              <w:tabs>
                <w:tab w:val="center" w:pos="4680"/>
                <w:tab w:val="left" w:pos="6675"/>
                <w:tab w:val="right" w:pos="9360"/>
              </w:tabs>
              <w:spacing w:after="0" w:line="240" w:lineRule="auto"/>
              <w:jc w:val="center"/>
              <w:rPr>
                <w:rFonts w:ascii="Garamond" w:hAnsi="Garamond" w:eastAsia="Times New Roman" w:cs="Times New Roman"/>
                <w:sz w:val="20"/>
                <w:szCs w:val="20"/>
              </w:rPr>
            </w:pPr>
          </w:p>
        </w:tc>
      </w:tr>
    </w:tbl>
    <w:p w14:paraId="0B89C381">
      <w:pPr>
        <w:spacing w:line="240" w:lineRule="auto"/>
        <w:ind w:left="0"/>
        <w:rPr>
          <w:rFonts w:hint="default" w:ascii="Garamond" w:hAnsi="Garamond" w:eastAsia="Times New Roman" w:cs="Times New Roman"/>
          <w:lang w:val="en-US"/>
        </w:rPr>
        <w:pPrChange w:id="87" w:author="Microsoft account" w:date="2025-09-26T23:44:00Z">
          <w:pPr>
            <w:spacing w:line="240" w:lineRule="auto"/>
            <w:ind w:left="-567"/>
          </w:pPr>
        </w:pPrChange>
      </w:pPr>
    </w:p>
    <w:p w14:paraId="3A70485A">
      <w:pPr>
        <w:spacing w:line="240" w:lineRule="auto"/>
        <w:ind w:left="0"/>
        <w:rPr>
          <w:rFonts w:ascii="Garamond" w:hAnsi="Garamond" w:eastAsia="Times New Roman" w:cs="Times New Roman"/>
          <w:b/>
        </w:rPr>
        <w:pPrChange w:id="88" w:author="Microsoft account" w:date="2025-09-26T23:44:00Z">
          <w:pPr>
            <w:spacing w:line="240" w:lineRule="auto"/>
            <w:ind w:left="-567"/>
          </w:pPr>
        </w:pPrChange>
      </w:pPr>
      <w:r>
        <w:rPr>
          <w:lang w:eastAsia="en-PH"/>
        </w:rPr>
        <mc:AlternateContent>
          <mc:Choice Requires="wps">
            <w:drawing>
              <wp:anchor distT="45720" distB="45720" distL="114300" distR="114300" simplePos="0" relativeHeight="251659264" behindDoc="0" locked="0" layoutInCell="1" allowOverlap="1">
                <wp:simplePos x="0" y="0"/>
                <wp:positionH relativeFrom="column">
                  <wp:posOffset>-477520</wp:posOffset>
                </wp:positionH>
                <wp:positionV relativeFrom="paragraph">
                  <wp:posOffset>246380</wp:posOffset>
                </wp:positionV>
                <wp:extent cx="2360930" cy="445135"/>
                <wp:effectExtent l="0" t="0" r="22860" b="12065"/>
                <wp:wrapNone/>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445135"/>
                        </a:xfrm>
                        <a:prstGeom prst="rect">
                          <a:avLst/>
                        </a:prstGeom>
                        <a:noFill/>
                        <a:ln w="9525">
                          <a:solidFill>
                            <a:schemeClr val="bg1"/>
                          </a:solidFill>
                          <a:miter lim="800000"/>
                        </a:ln>
                      </wps:spPr>
                      <wps:txbx>
                        <w:txbxContent>
                          <w:p w14:paraId="1C9701A9">
                            <w:pPr>
                              <w:spacing w:after="0"/>
                              <w:rPr>
                                <w:rFonts w:hint="default" w:ascii="Garamond" w:hAnsi="Garamond" w:eastAsia="Times New Roman" w:cs="Times New Roman"/>
                                <w:b/>
                                <w:u w:val="single"/>
                                <w:lang w:val="en-US"/>
                              </w:rPr>
                            </w:pPr>
                            <w:r>
                              <w:rPr>
                                <w:rFonts w:hint="default" w:ascii="Garamond" w:hAnsi="Garamond" w:eastAsia="Times New Roman" w:cs="Times New Roman"/>
                                <w:b/>
                                <w:u w:val="single"/>
                                <w:lang w:val="en-US"/>
                              </w:rPr>
                              <w:t>ARNOLD F. CABAHUG</w:t>
                            </w:r>
                          </w:p>
                          <w:p w14:paraId="68277EB1">
                            <w:pPr>
                              <w:spacing w:line="240" w:lineRule="auto"/>
                              <w:rPr>
                                <w:rFonts w:ascii="Garamond" w:hAnsi="Garamond"/>
                              </w:rPr>
                            </w:pPr>
                            <w:r>
                              <w:rPr>
                                <w:rFonts w:ascii="Garamond" w:hAnsi="Garamond"/>
                              </w:rPr>
                              <w:t>DCI Faculty</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37.6pt;margin-top:19.4pt;height:35.05pt;width:185.9pt;z-index:251659264;mso-width-relative:margin;mso-height-relative:page;mso-width-percent:400;" filled="f" stroked="t" coordsize="21600,21600" o:gfxdata="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88Cn02AAAAAoBAAAPAAAAAAAAAAEAIAAAACIAAABkcnMvZG93bnJldi54bWxQSwECFAAU&#10;AAAACACHTuJAvQ/BTyoCAABTBAAADgAAAAAAAAABACAAAAAnAQAAZHJzL2Uyb0RvYy54bWxQSwUG&#10;AAAAAAYABgBZAQAAwwUAAAAA&#10;">
                <v:fill on="f" focussize="0,0"/>
                <v:stroke color="#FFFFFF [3212]" miterlimit="8" joinstyle="miter"/>
                <v:imagedata o:title=""/>
                <o:lock v:ext="edit" aspectratio="f"/>
                <v:textbox>
                  <w:txbxContent>
                    <w:p w14:paraId="1C9701A9">
                      <w:pPr>
                        <w:spacing w:after="0"/>
                        <w:rPr>
                          <w:rFonts w:hint="default" w:ascii="Garamond" w:hAnsi="Garamond" w:eastAsia="Times New Roman" w:cs="Times New Roman"/>
                          <w:b/>
                          <w:u w:val="single"/>
                          <w:lang w:val="en-US"/>
                        </w:rPr>
                      </w:pPr>
                      <w:r>
                        <w:rPr>
                          <w:rFonts w:hint="default" w:ascii="Garamond" w:hAnsi="Garamond" w:eastAsia="Times New Roman" w:cs="Times New Roman"/>
                          <w:b/>
                          <w:u w:val="single"/>
                          <w:lang w:val="en-US"/>
                        </w:rPr>
                        <w:t>ARNOLD F. CABAHUG</w:t>
                      </w:r>
                    </w:p>
                    <w:p w14:paraId="68277EB1">
                      <w:pPr>
                        <w:spacing w:line="240" w:lineRule="auto"/>
                        <w:rPr>
                          <w:rFonts w:ascii="Garamond" w:hAnsi="Garamond"/>
                        </w:rPr>
                      </w:pPr>
                      <w:r>
                        <w:rPr>
                          <w:rFonts w:ascii="Garamond" w:hAnsi="Garamond"/>
                        </w:rPr>
                        <w:t>DCI Faculty</w:t>
                      </w:r>
                    </w:p>
                  </w:txbxContent>
                </v:textbox>
              </v:shape>
            </w:pict>
          </mc:Fallback>
        </mc:AlternateContent>
      </w:r>
      <w:r>
        <w:rPr>
          <w:rFonts w:hint="default" w:ascii="Garamond" w:hAnsi="Garamond" w:eastAsia="Times New Roman" w:cs="Times New Roman"/>
          <w:lang w:val="en-US"/>
        </w:rPr>
        <w:t>System V</w:t>
      </w:r>
      <w:r>
        <w:rPr>
          <w:rFonts w:ascii="Garamond" w:hAnsi="Garamond" w:eastAsia="Times New Roman" w:cs="Times New Roman"/>
        </w:rPr>
        <w:t>alidated by:</w:t>
      </w:r>
      <w:r>
        <w:rPr>
          <w:rFonts w:hint="default" w:ascii="Garamond" w:hAnsi="Garamond" w:eastAsia="Times New Roman" w:cs="Times New Roman"/>
          <w:lang w:val="en-US"/>
        </w:rPr>
        <w:tab/>
      </w:r>
      <w:r>
        <w:rPr>
          <w:rFonts w:hint="default" w:ascii="Garamond" w:hAnsi="Garamond" w:eastAsia="Times New Roman" w:cs="Times New Roman"/>
          <w:lang w:val="en-US"/>
        </w:rPr>
        <w:t xml:space="preserve">                                                                           </w:t>
      </w:r>
    </w:p>
    <w:p w14:paraId="3B4D16AE">
      <w:pPr>
        <w:spacing w:line="240" w:lineRule="auto"/>
        <w:ind w:left="0"/>
        <w:rPr>
          <w:rFonts w:ascii="Garamond" w:hAnsi="Garamond" w:eastAsia="Times New Roman" w:cs="Times New Roman"/>
          <w:b/>
        </w:rPr>
        <w:pPrChange w:id="89" w:author="Microsoft account" w:date="2025-09-26T23:44:00Z">
          <w:pPr>
            <w:spacing w:line="240" w:lineRule="auto"/>
            <w:ind w:left="-567"/>
          </w:pPr>
        </w:pPrChange>
      </w:pPr>
    </w:p>
    <w:p w14:paraId="2265AE2A">
      <w:pPr>
        <w:spacing w:line="240" w:lineRule="auto"/>
        <w:ind w:left="0"/>
        <w:rPr>
          <w:rFonts w:ascii="Garamond" w:hAnsi="Garamond" w:eastAsia="Times New Roman" w:cs="Times New Roman"/>
          <w:b/>
        </w:rPr>
        <w:pPrChange w:id="90" w:author="Microsoft account" w:date="2025-09-26T23:44:00Z">
          <w:pPr>
            <w:spacing w:line="240" w:lineRule="auto"/>
            <w:ind w:left="-567"/>
          </w:pPr>
        </w:pPrChange>
      </w:pPr>
      <w:r>
        <w:rPr>
          <w:rFonts w:ascii="Garamond" w:hAnsi="Garamond" w:eastAsia="Times New Roman" w:cs="Times New Roman"/>
          <w:b/>
        </w:rPr>
        <w:br w:type="page"/>
      </w:r>
    </w:p>
    <w:p w14:paraId="4A6C7038">
      <w:pPr>
        <w:spacing w:line="240" w:lineRule="auto"/>
        <w:ind w:left="-851"/>
        <w:rPr>
          <w:rFonts w:ascii="Garamond" w:hAnsi="Garamond" w:eastAsia="Times New Roman" w:cs="Times New Roman"/>
          <w:b/>
        </w:rPr>
        <w:pPrChange w:id="91" w:author="Microsoft account" w:date="2025-09-26T23:44:00Z">
          <w:pPr>
            <w:spacing w:line="240" w:lineRule="auto"/>
            <w:ind w:left="-567"/>
          </w:pPr>
        </w:pPrChange>
      </w:pPr>
      <w:r>
        <w:rPr>
          <w:rFonts w:ascii="Garamond" w:hAnsi="Garamond" w:eastAsia="Times New Roman" w:cs="Times New Roman"/>
          <w:b/>
        </w:rPr>
        <w:t>Data Privacy Clause:</w:t>
      </w:r>
    </w:p>
    <w:p w14:paraId="3D19FB72">
      <w:pPr>
        <w:spacing w:after="0" w:line="276" w:lineRule="auto"/>
        <w:ind w:left="-851" w:right="-705"/>
        <w:jc w:val="both"/>
        <w:rPr>
          <w:rFonts w:ascii="Garamond" w:hAnsi="Garamond" w:eastAsia="Times New Roman" w:cs="Times New Roman"/>
        </w:rPr>
        <w:pPrChange w:id="92" w:author="Microsoft account" w:date="2025-09-26T23:44:00Z">
          <w:pPr>
            <w:spacing w:after="0" w:line="276" w:lineRule="auto"/>
            <w:ind w:left="-567" w:right="-988"/>
            <w:jc w:val="both"/>
          </w:pPr>
        </w:pPrChange>
      </w:pPr>
      <w:r>
        <w:rPr>
          <w:rFonts w:ascii="Garamond" w:hAnsi="Garamond" w:eastAsia="Times New Roman" w:cs="Times New Roman"/>
        </w:rPr>
        <w:t xml:space="preserve">We, the researchers from the City College of Calamba, Department of Computing and Informatics, Bachelor of Science in Information Technology, are conducting an evaluation of our Software Engineering 2 project entitled </w:t>
      </w:r>
      <w:r>
        <w:rPr>
          <w:rFonts w:ascii="Garamond" w:hAnsi="Garamond" w:eastAsia="Times New Roman" w:cs="Times New Roman"/>
          <w:b/>
          <w:i/>
        </w:rPr>
        <w:t>“BESIMS: Burol Elementary School Information Management System"</w:t>
      </w:r>
      <w:r>
        <w:rPr>
          <w:rFonts w:ascii="Garamond" w:hAnsi="Garamond" w:eastAsia="Times New Roman" w:cs="Times New Roman"/>
          <w:b/>
        </w:rPr>
        <w:t>.</w:t>
      </w:r>
      <w:r>
        <w:rPr>
          <w:rFonts w:ascii="Garamond" w:hAnsi="Garamond" w:eastAsia="Times New Roman" w:cs="Times New Roman"/>
        </w:rPr>
        <w:t xml:space="preserve"> Your participation in this evaluation is highly appreciated, and we kindly request your honest feedback based on your personal observations of the system.</w:t>
      </w:r>
    </w:p>
    <w:p w14:paraId="28D01BDB">
      <w:pPr>
        <w:spacing w:before="200" w:after="0" w:line="276" w:lineRule="auto"/>
        <w:ind w:left="-851" w:right="-705"/>
        <w:jc w:val="both"/>
        <w:rPr>
          <w:rFonts w:ascii="Garamond" w:hAnsi="Garamond" w:eastAsia="Times New Roman" w:cs="Times New Roman"/>
        </w:rPr>
        <w:pPrChange w:id="93" w:author="Microsoft account" w:date="2025-09-26T23:44:00Z">
          <w:pPr>
            <w:spacing w:before="200" w:after="0" w:line="276" w:lineRule="auto"/>
            <w:ind w:left="-567" w:right="-988"/>
            <w:jc w:val="both"/>
          </w:pPr>
        </w:pPrChange>
      </w:pPr>
      <w:r>
        <w:rPr>
          <w:rFonts w:ascii="Garamond" w:hAnsi="Garamond" w:eastAsia="Times New Roman" w:cs="Times New Roman"/>
        </w:rPr>
        <w:t xml:space="preserve">In compliance with </w:t>
      </w:r>
      <w:r>
        <w:rPr>
          <w:rFonts w:ascii="Garamond" w:hAnsi="Garamond" w:eastAsia="Times New Roman" w:cs="Times New Roman"/>
          <w:b/>
        </w:rPr>
        <w:t>Republic Act No. 10173, the Data Privacy Act of 2012,</w:t>
      </w:r>
      <w:r>
        <w:rPr>
          <w:rFonts w:ascii="Garamond" w:hAnsi="Garamond" w:eastAsia="Times New Roman" w:cs="Times New Roman"/>
        </w:rPr>
        <w:t xml:space="preserve"> all information gathered through this questionnaire will be used exclusively for academic purposes and treated with the utmost confidentiality. Providing your name is optional to ensure the protection of your identity.</w:t>
      </w:r>
    </w:p>
    <w:p w14:paraId="52C9796C">
      <w:pPr>
        <w:spacing w:before="200" w:after="0" w:line="360" w:lineRule="auto"/>
        <w:ind w:left="-851"/>
        <w:jc w:val="both"/>
        <w:rPr>
          <w:rFonts w:ascii="Garamond" w:hAnsi="Garamond" w:eastAsia="Times New Roman" w:cs="Times New Roman"/>
          <w:b/>
        </w:rPr>
        <w:pPrChange w:id="94" w:author="Microsoft account" w:date="2025-09-26T23:45:00Z">
          <w:pPr>
            <w:spacing w:before="200" w:after="0" w:line="360" w:lineRule="auto"/>
            <w:ind w:left="-567"/>
            <w:jc w:val="both"/>
          </w:pPr>
        </w:pPrChange>
      </w:pPr>
      <w:r>
        <w:rPr>
          <w:rFonts w:ascii="Garamond" w:hAnsi="Garamond" w:eastAsia="Times New Roman" w:cs="Times New Roman"/>
          <w:b/>
        </w:rPr>
        <w:t>Name (Optional): ______________________________</w:t>
      </w:r>
    </w:p>
    <w:p w14:paraId="16440E69">
      <w:pPr>
        <w:spacing w:after="0" w:line="360" w:lineRule="auto"/>
        <w:ind w:left="-851"/>
        <w:rPr>
          <w:rFonts w:ascii="Garamond" w:hAnsi="Garamond" w:eastAsia="Times New Roman" w:cs="Times New Roman"/>
        </w:rPr>
        <w:pPrChange w:id="95" w:author="Microsoft account" w:date="2025-09-26T23:45:00Z">
          <w:pPr>
            <w:spacing w:after="0" w:line="360" w:lineRule="auto"/>
            <w:ind w:left="-567"/>
          </w:pPr>
        </w:pPrChange>
      </w:pPr>
      <w:r>
        <w:rPr>
          <w:rFonts w:ascii="Garamond" w:hAnsi="Garamond" w:eastAsia="Times New Roman" w:cs="Times New Roman"/>
          <w:b/>
        </w:rPr>
        <w:t>Participant’s Profile</w:t>
      </w:r>
      <w:r>
        <w:rPr>
          <w:rFonts w:ascii="Garamond" w:hAnsi="Garamond" w:eastAsia="Times New Roman" w:cs="Times New Roman"/>
        </w:rPr>
        <w:t xml:space="preserve"> (please check) :</w:t>
      </w:r>
      <w:r>
        <w:rPr>
          <w:rFonts w:ascii="Garamond" w:hAnsi="Garamond" w:eastAsia="Times New Roman" w:cs="Times New Roman"/>
        </w:rPr>
        <w:br w:type="textWrapping"/>
      </w:r>
      <w:r>
        <w:rPr>
          <w:rFonts w:ascii="Garamond" w:hAnsi="Garamond" w:eastAsia="Times New Roman" w:cs="Times New Roman"/>
        </w:rPr>
        <w:t>( ) School Head ( ) Teaching Personnel ( ) Non-teaching Personnel</w:t>
      </w:r>
    </w:p>
    <w:p w14:paraId="4BE99461">
      <w:pPr>
        <w:spacing w:before="200" w:after="0" w:line="240" w:lineRule="auto"/>
        <w:ind w:left="-851"/>
        <w:rPr>
          <w:rFonts w:ascii="Garamond" w:hAnsi="Garamond" w:eastAsia="Times New Roman" w:cs="Times New Roman"/>
          <w:i/>
        </w:rPr>
        <w:pPrChange w:id="96" w:author="Microsoft account" w:date="2025-09-26T23:45:00Z">
          <w:pPr>
            <w:spacing w:before="200" w:after="0" w:line="240" w:lineRule="auto"/>
            <w:ind w:left="-567"/>
          </w:pPr>
        </w:pPrChange>
      </w:pPr>
      <w:r>
        <w:rPr>
          <w:rFonts w:ascii="Garamond" w:hAnsi="Garamond" w:eastAsia="Times New Roman" w:cs="Times New Roman"/>
          <w:b/>
          <w:i/>
        </w:rPr>
        <w:t>Direction</w:t>
      </w:r>
      <w:r>
        <w:rPr>
          <w:rFonts w:ascii="Garamond" w:hAnsi="Garamond" w:eastAsia="Times New Roman" w:cs="Times New Roman"/>
          <w:i/>
        </w:rPr>
        <w:t>: Kindly check the following statement to indicate your answer by using the scale below:</w:t>
      </w:r>
    </w:p>
    <w:p w14:paraId="5A5086E7">
      <w:pPr>
        <w:widowControl w:val="0"/>
        <w:tabs>
          <w:tab w:val="left" w:pos="6675"/>
        </w:tabs>
        <w:spacing w:after="0" w:line="240" w:lineRule="auto"/>
        <w:ind w:left="-851"/>
        <w:rPr>
          <w:rFonts w:ascii="Garamond" w:hAnsi="Garamond" w:eastAsia="Times New Roman" w:cs="Times New Roman"/>
          <w:b/>
        </w:rPr>
        <w:pPrChange w:id="97" w:author="Microsoft account" w:date="2025-09-26T23:45:00Z">
          <w:pPr>
            <w:tabs>
              <w:tab w:val="center" w:pos="4680"/>
              <w:tab w:val="left" w:pos="6675"/>
              <w:tab w:val="right" w:pos="9360"/>
            </w:tabs>
            <w:spacing w:after="0" w:line="240" w:lineRule="auto"/>
          </w:pPr>
        </w:pPrChange>
      </w:pPr>
      <w:r>
        <w:rPr>
          <w:rFonts w:ascii="Garamond" w:hAnsi="Garamond" w:eastAsia="Times New Roman" w:cs="Times New Roman"/>
          <w:b/>
        </w:rPr>
        <w:t>System Evaluation using ISO/IEC 25010 Quality Metrics</w:t>
      </w:r>
    </w:p>
    <w:tbl>
      <w:tblPr>
        <w:tblStyle w:val="3"/>
        <w:tblW w:w="11048"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Change w:id="98" w:author="Microsoft account" w:date="2025-09-26T23:41:00Z">
          <w:tblPr>
            <w:tblStyle w:val="3"/>
            <w:tblW w:w="11048"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PrChange>
      </w:tblPr>
      <w:tblGrid>
        <w:gridCol w:w="7096"/>
        <w:gridCol w:w="992"/>
        <w:gridCol w:w="975"/>
        <w:gridCol w:w="993"/>
        <w:gridCol w:w="992"/>
        <w:tblGridChange w:id="99">
          <w:tblGrid>
            <w:gridCol w:w="7096"/>
            <w:gridCol w:w="992"/>
            <w:gridCol w:w="975"/>
            <w:gridCol w:w="993"/>
            <w:gridCol w:w="992"/>
          </w:tblGrid>
        </w:tblGridChange>
      </w:tblGrid>
      <w:tr w14:paraId="1E22602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100"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100"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101"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102"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4541F3F7">
            <w:pPr>
              <w:tabs>
                <w:tab w:val="center" w:pos="4680"/>
                <w:tab w:val="left" w:pos="6675"/>
                <w:tab w:val="right" w:pos="9360"/>
              </w:tabs>
              <w:spacing w:after="0" w:line="240" w:lineRule="auto"/>
              <w:rPr>
                <w:rFonts w:ascii="Garamond" w:hAnsi="Garamond" w:eastAsia="Times New Roman" w:cs="Times New Roman"/>
                <w:b/>
              </w:rPr>
            </w:pPr>
            <w:r>
              <w:rPr>
                <w:rFonts w:ascii="Garamond" w:hAnsi="Garamond" w:eastAsia="Times New Roman" w:cs="Times New Roman"/>
                <w:b/>
              </w:rPr>
              <w:t>EFFECTIVENESS OF THE PROPOSED SYSTEM</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03"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04"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0E393642">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 xml:space="preserve">Strongly Agree </w:t>
            </w:r>
          </w:p>
          <w:p w14:paraId="43E32831">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(4)</w:t>
            </w: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105"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106"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7C89ABB3">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 xml:space="preserve">Agree </w:t>
            </w:r>
          </w:p>
          <w:p w14:paraId="488CF24E">
            <w:pPr>
              <w:tabs>
                <w:tab w:val="center" w:pos="4680"/>
                <w:tab w:val="left" w:pos="6675"/>
                <w:tab w:val="right" w:pos="9360"/>
              </w:tabs>
              <w:spacing w:after="0" w:line="240" w:lineRule="auto"/>
              <w:jc w:val="center"/>
              <w:rPr>
                <w:rFonts w:ascii="Garamond" w:hAnsi="Garamond" w:eastAsia="Times New Roman" w:cs="Times New Roman"/>
                <w:sz w:val="20"/>
                <w:szCs w:val="20"/>
              </w:rPr>
            </w:pPr>
          </w:p>
          <w:p w14:paraId="623872F9">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(3)</w:t>
            </w: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107"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108"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A9FB617">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 xml:space="preserve">Disagree </w:t>
            </w:r>
          </w:p>
          <w:p w14:paraId="4C195EF4">
            <w:pPr>
              <w:tabs>
                <w:tab w:val="center" w:pos="4680"/>
                <w:tab w:val="left" w:pos="6675"/>
                <w:tab w:val="right" w:pos="9360"/>
              </w:tabs>
              <w:spacing w:after="0" w:line="240" w:lineRule="auto"/>
              <w:jc w:val="center"/>
              <w:rPr>
                <w:rFonts w:ascii="Garamond" w:hAnsi="Garamond" w:eastAsia="Times New Roman" w:cs="Times New Roman"/>
                <w:sz w:val="20"/>
                <w:szCs w:val="20"/>
              </w:rPr>
            </w:pPr>
          </w:p>
          <w:p w14:paraId="045CA53D">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(2)</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09"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10"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713BCC88">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sz w:val="20"/>
                <w:szCs w:val="20"/>
              </w:rPr>
              <w:t>Strongly Disagree (1)</w:t>
            </w:r>
          </w:p>
        </w:tc>
      </w:tr>
      <w:tr w14:paraId="02433FF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shd w:val="clear" w:color="auto" w:fill="FFFF00"/>
          </w:tcPr>
          <w:p w14:paraId="3301A1FF">
            <w:pPr>
              <w:tabs>
                <w:tab w:val="center" w:pos="4680"/>
                <w:tab w:val="left" w:pos="6675"/>
                <w:tab w:val="right" w:pos="9360"/>
              </w:tabs>
              <w:spacing w:after="0" w:line="240" w:lineRule="auto"/>
              <w:rPr>
                <w:rFonts w:ascii="Garamond" w:hAnsi="Garamond" w:eastAsia="Times New Roman" w:cs="Times New Roman"/>
                <w:b/>
                <w:color w:val="000000"/>
                <w:highlight w:val="none"/>
              </w:rPr>
            </w:pPr>
            <w:r>
              <w:rPr>
                <w:rFonts w:ascii="Garamond" w:hAnsi="Garamond" w:eastAsia="Times New Roman" w:cs="Times New Roman"/>
                <w:b/>
                <w:color w:val="000000"/>
                <w:highlight w:val="none"/>
              </w:rPr>
              <w:t>3.</w:t>
            </w:r>
            <w:r>
              <w:rPr>
                <w:rFonts w:hint="default" w:ascii="Garamond" w:hAnsi="Garamond" w:eastAsia="Times New Roman" w:cs="Times New Roman"/>
                <w:b/>
                <w:color w:val="000000"/>
                <w:highlight w:val="none"/>
                <w:lang w:val="en-PH"/>
              </w:rPr>
              <w:t>1</w:t>
            </w:r>
            <w:r>
              <w:rPr>
                <w:rFonts w:ascii="Garamond" w:hAnsi="Garamond" w:eastAsia="Times New Roman" w:cs="Times New Roman"/>
                <w:b/>
                <w:color w:val="000000"/>
                <w:highlight w:val="none"/>
              </w:rPr>
              <w:t xml:space="preserve"> Functional Suitability</w:t>
            </w:r>
          </w:p>
        </w:tc>
        <w:tc>
          <w:tcPr>
            <w:shd w:val="clear" w:color="auto" w:fill="FFFF00"/>
          </w:tcPr>
          <w:p w14:paraId="52F2FEAE">
            <w:pPr>
              <w:tabs>
                <w:tab w:val="center" w:pos="4680"/>
                <w:tab w:val="left" w:pos="6675"/>
                <w:tab w:val="right" w:pos="9360"/>
              </w:tabs>
              <w:spacing w:after="0" w:line="240" w:lineRule="auto"/>
              <w:jc w:val="center"/>
              <w:rPr>
                <w:rFonts w:ascii="Garamond" w:hAnsi="Garamond" w:eastAsia="Times New Roman" w:cs="Times New Roman"/>
                <w:color w:val="000000"/>
                <w:sz w:val="20"/>
                <w:szCs w:val="20"/>
                <w:highlight w:val="none"/>
              </w:rPr>
            </w:pPr>
          </w:p>
        </w:tc>
        <w:tc>
          <w:tcPr>
            <w:shd w:val="clear" w:color="auto" w:fill="FFFF00"/>
          </w:tcPr>
          <w:p w14:paraId="38F2BED9">
            <w:pPr>
              <w:tabs>
                <w:tab w:val="center" w:pos="4680"/>
                <w:tab w:val="left" w:pos="6675"/>
                <w:tab w:val="right" w:pos="9360"/>
              </w:tabs>
              <w:spacing w:after="0" w:line="240" w:lineRule="auto"/>
              <w:jc w:val="center"/>
              <w:rPr>
                <w:rFonts w:ascii="Garamond" w:hAnsi="Garamond" w:eastAsia="Times New Roman" w:cs="Times New Roman"/>
                <w:color w:val="000000"/>
                <w:sz w:val="20"/>
                <w:szCs w:val="20"/>
                <w:highlight w:val="none"/>
              </w:rPr>
            </w:pPr>
          </w:p>
        </w:tc>
        <w:tc>
          <w:tcPr>
            <w:shd w:val="clear" w:color="auto" w:fill="FFFF00"/>
          </w:tcPr>
          <w:p w14:paraId="3F91E52E">
            <w:pPr>
              <w:tabs>
                <w:tab w:val="center" w:pos="4680"/>
                <w:tab w:val="left" w:pos="6675"/>
                <w:tab w:val="right" w:pos="9360"/>
              </w:tabs>
              <w:spacing w:after="0" w:line="240" w:lineRule="auto"/>
              <w:jc w:val="center"/>
              <w:rPr>
                <w:rFonts w:ascii="Garamond" w:hAnsi="Garamond" w:eastAsia="Times New Roman" w:cs="Times New Roman"/>
                <w:color w:val="000000"/>
                <w:sz w:val="20"/>
                <w:szCs w:val="20"/>
                <w:highlight w:val="none"/>
              </w:rPr>
            </w:pPr>
          </w:p>
        </w:tc>
        <w:tc>
          <w:tcPr>
            <w:shd w:val="clear" w:color="auto" w:fill="FFFF00"/>
          </w:tcPr>
          <w:p w14:paraId="5C0E2108">
            <w:pPr>
              <w:tabs>
                <w:tab w:val="center" w:pos="4680"/>
                <w:tab w:val="left" w:pos="6675"/>
                <w:tab w:val="right" w:pos="9360"/>
              </w:tabs>
              <w:spacing w:after="0" w:line="240" w:lineRule="auto"/>
              <w:jc w:val="center"/>
              <w:rPr>
                <w:rFonts w:ascii="Garamond" w:hAnsi="Garamond" w:eastAsia="Times New Roman" w:cs="Times New Roman"/>
                <w:color w:val="000000"/>
                <w:sz w:val="20"/>
                <w:szCs w:val="20"/>
                <w:highlight w:val="none"/>
              </w:rPr>
            </w:pPr>
          </w:p>
        </w:tc>
      </w:tr>
      <w:tr w14:paraId="79E01C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p w14:paraId="033D023A">
            <w:pPr>
              <w:tabs>
                <w:tab w:val="center" w:pos="4680"/>
                <w:tab w:val="left" w:pos="6675"/>
                <w:tab w:val="right" w:pos="9360"/>
              </w:tabs>
              <w:spacing w:after="0" w:line="240" w:lineRule="auto"/>
              <w:rPr>
                <w:rFonts w:ascii="Garamond" w:hAnsi="Garamond" w:eastAsia="Times New Roman" w:cs="Times New Roman"/>
                <w:b/>
              </w:rPr>
            </w:pPr>
            <w:r>
              <w:rPr>
                <w:rFonts w:ascii="Garamond" w:hAnsi="Garamond" w:eastAsia="Times New Roman" w:cs="Times New Roman"/>
              </w:rPr>
              <w:t>The Burol Elementary School Information Management System (BESIMS) supports the completion of daily operational, administrative, and academic needs of the school.</w:t>
            </w:r>
          </w:p>
        </w:tc>
        <w:tc>
          <w:p w14:paraId="2A5028A8">
            <w:pPr>
              <w:tabs>
                <w:tab w:val="center" w:pos="4680"/>
                <w:tab w:val="left" w:pos="6675"/>
                <w:tab w:val="right" w:pos="9360"/>
              </w:tabs>
              <w:spacing w:after="0" w:line="240" w:lineRule="auto"/>
              <w:jc w:val="center"/>
              <w:rPr>
                <w:rFonts w:ascii="Garamond" w:hAnsi="Garamond" w:eastAsia="Times New Roman" w:cs="Times New Roman"/>
                <w:sz w:val="20"/>
                <w:szCs w:val="20"/>
              </w:rPr>
            </w:pPr>
          </w:p>
        </w:tc>
        <w:tc>
          <w:p w14:paraId="459BBA30">
            <w:pPr>
              <w:tabs>
                <w:tab w:val="center" w:pos="4680"/>
                <w:tab w:val="left" w:pos="6675"/>
                <w:tab w:val="right" w:pos="9360"/>
              </w:tabs>
              <w:spacing w:after="0" w:line="240" w:lineRule="auto"/>
              <w:rPr>
                <w:rFonts w:ascii="Garamond" w:hAnsi="Garamond" w:eastAsia="Times New Roman" w:cs="Times New Roman"/>
                <w:sz w:val="20"/>
                <w:szCs w:val="20"/>
              </w:rPr>
            </w:pPr>
          </w:p>
        </w:tc>
        <w:tc>
          <w:p w14:paraId="6DF335C3">
            <w:pPr>
              <w:tabs>
                <w:tab w:val="center" w:pos="4680"/>
                <w:tab w:val="left" w:pos="6675"/>
                <w:tab w:val="right" w:pos="9360"/>
              </w:tabs>
              <w:spacing w:after="0" w:line="240" w:lineRule="auto"/>
              <w:jc w:val="center"/>
              <w:rPr>
                <w:rFonts w:ascii="Garamond" w:hAnsi="Garamond" w:eastAsia="Times New Roman" w:cs="Times New Roman"/>
                <w:sz w:val="20"/>
                <w:szCs w:val="20"/>
              </w:rPr>
            </w:pPr>
          </w:p>
        </w:tc>
        <w:tc>
          <w:p w14:paraId="06D58194">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16B6C89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p w14:paraId="5EF16723">
            <w:pPr>
              <w:tabs>
                <w:tab w:val="center" w:pos="4680"/>
                <w:tab w:val="left" w:pos="6675"/>
                <w:tab w:val="right" w:pos="9360"/>
              </w:tabs>
              <w:spacing w:after="0" w:line="240" w:lineRule="auto"/>
              <w:rPr>
                <w:rFonts w:ascii="Garamond" w:hAnsi="Garamond" w:eastAsia="Times New Roman" w:cs="Times New Roman"/>
                <w:b/>
              </w:rPr>
            </w:pPr>
            <w:r>
              <w:rPr>
                <w:rFonts w:ascii="Garamond" w:hAnsi="Garamond" w:eastAsia="Times New Roman" w:cs="Times New Roman"/>
              </w:rPr>
              <w:t>The BESIMS produces outputs that are accurate and reliable for school operations.</w:t>
            </w:r>
          </w:p>
        </w:tc>
        <w:tc>
          <w:p w14:paraId="3DCF2D8C">
            <w:pPr>
              <w:tabs>
                <w:tab w:val="center" w:pos="4680"/>
                <w:tab w:val="left" w:pos="6675"/>
                <w:tab w:val="right" w:pos="9360"/>
              </w:tabs>
              <w:spacing w:after="0" w:line="240" w:lineRule="auto"/>
              <w:jc w:val="center"/>
              <w:rPr>
                <w:rFonts w:ascii="Garamond" w:hAnsi="Garamond" w:eastAsia="Times New Roman" w:cs="Times New Roman"/>
                <w:sz w:val="20"/>
                <w:szCs w:val="20"/>
              </w:rPr>
            </w:pPr>
          </w:p>
        </w:tc>
        <w:tc>
          <w:p w14:paraId="6157ED81">
            <w:pPr>
              <w:tabs>
                <w:tab w:val="center" w:pos="4680"/>
                <w:tab w:val="left" w:pos="6675"/>
                <w:tab w:val="right" w:pos="9360"/>
              </w:tabs>
              <w:spacing w:after="0" w:line="240" w:lineRule="auto"/>
              <w:jc w:val="center"/>
              <w:rPr>
                <w:rFonts w:ascii="Garamond" w:hAnsi="Garamond" w:eastAsia="Times New Roman" w:cs="Times New Roman"/>
                <w:sz w:val="20"/>
                <w:szCs w:val="20"/>
              </w:rPr>
            </w:pPr>
          </w:p>
        </w:tc>
        <w:tc>
          <w:p w14:paraId="0A0E5794">
            <w:pPr>
              <w:tabs>
                <w:tab w:val="center" w:pos="4680"/>
                <w:tab w:val="left" w:pos="6675"/>
                <w:tab w:val="right" w:pos="9360"/>
              </w:tabs>
              <w:spacing w:after="0" w:line="240" w:lineRule="auto"/>
              <w:jc w:val="center"/>
              <w:rPr>
                <w:rFonts w:ascii="Garamond" w:hAnsi="Garamond" w:eastAsia="Times New Roman" w:cs="Times New Roman"/>
                <w:sz w:val="20"/>
                <w:szCs w:val="20"/>
              </w:rPr>
            </w:pPr>
          </w:p>
        </w:tc>
        <w:tc>
          <w:p w14:paraId="6186F4D4">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6EEA212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p w14:paraId="1A598581">
            <w:pPr>
              <w:tabs>
                <w:tab w:val="center" w:pos="4680"/>
                <w:tab w:val="left" w:pos="6675"/>
                <w:tab w:val="right" w:pos="9360"/>
              </w:tabs>
              <w:spacing w:after="0" w:line="240" w:lineRule="auto"/>
              <w:rPr>
                <w:rFonts w:ascii="Garamond" w:hAnsi="Garamond" w:eastAsia="Times New Roman" w:cs="Times New Roman"/>
                <w:b/>
              </w:rPr>
            </w:pPr>
            <w:r>
              <w:rPr>
                <w:rFonts w:ascii="Garamond" w:hAnsi="Garamond" w:eastAsia="Times New Roman" w:cs="Times New Roman"/>
              </w:rPr>
              <w:t>The BESIMS includes features that facilitate communication and feedback management.</w:t>
            </w:r>
          </w:p>
        </w:tc>
        <w:tc>
          <w:p w14:paraId="08820424">
            <w:pPr>
              <w:tabs>
                <w:tab w:val="center" w:pos="4680"/>
                <w:tab w:val="left" w:pos="6675"/>
                <w:tab w:val="right" w:pos="9360"/>
              </w:tabs>
              <w:spacing w:after="0" w:line="240" w:lineRule="auto"/>
              <w:jc w:val="center"/>
              <w:rPr>
                <w:rFonts w:ascii="Garamond" w:hAnsi="Garamond" w:eastAsia="Times New Roman" w:cs="Times New Roman"/>
                <w:sz w:val="20"/>
                <w:szCs w:val="20"/>
              </w:rPr>
            </w:pPr>
          </w:p>
        </w:tc>
        <w:tc>
          <w:p w14:paraId="37CEBF9F">
            <w:pPr>
              <w:tabs>
                <w:tab w:val="center" w:pos="4680"/>
                <w:tab w:val="left" w:pos="6675"/>
                <w:tab w:val="right" w:pos="9360"/>
              </w:tabs>
              <w:spacing w:after="0" w:line="240" w:lineRule="auto"/>
              <w:jc w:val="center"/>
              <w:rPr>
                <w:rFonts w:ascii="Garamond" w:hAnsi="Garamond" w:eastAsia="Times New Roman" w:cs="Times New Roman"/>
                <w:sz w:val="20"/>
                <w:szCs w:val="20"/>
              </w:rPr>
            </w:pPr>
          </w:p>
        </w:tc>
        <w:tc>
          <w:p w14:paraId="02F30615">
            <w:pPr>
              <w:tabs>
                <w:tab w:val="center" w:pos="4680"/>
                <w:tab w:val="left" w:pos="6675"/>
                <w:tab w:val="right" w:pos="9360"/>
              </w:tabs>
              <w:spacing w:after="0" w:line="240" w:lineRule="auto"/>
              <w:jc w:val="center"/>
              <w:rPr>
                <w:rFonts w:ascii="Garamond" w:hAnsi="Garamond" w:eastAsia="Times New Roman" w:cs="Times New Roman"/>
                <w:sz w:val="20"/>
                <w:szCs w:val="20"/>
              </w:rPr>
            </w:pPr>
          </w:p>
        </w:tc>
        <w:tc>
          <w:p w14:paraId="576A1E8F">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63189B4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p w14:paraId="425E4157">
            <w:pPr>
              <w:tabs>
                <w:tab w:val="center" w:pos="4680"/>
                <w:tab w:val="left" w:pos="6675"/>
                <w:tab w:val="right" w:pos="9360"/>
              </w:tabs>
              <w:spacing w:after="0" w:line="240" w:lineRule="auto"/>
              <w:rPr>
                <w:rFonts w:ascii="Garamond" w:hAnsi="Garamond" w:eastAsia="Times New Roman" w:cs="Times New Roman"/>
                <w:b/>
              </w:rPr>
            </w:pPr>
            <w:r>
              <w:rPr>
                <w:rFonts w:ascii="Garamond" w:hAnsi="Garamond" w:eastAsia="Times New Roman" w:cs="Times New Roman"/>
              </w:rPr>
              <w:t>The BESIMS integrates functions that support data-driven decision-making in the school.</w:t>
            </w:r>
          </w:p>
        </w:tc>
        <w:tc>
          <w:p w14:paraId="29897513">
            <w:pPr>
              <w:tabs>
                <w:tab w:val="center" w:pos="4680"/>
                <w:tab w:val="left" w:pos="6675"/>
                <w:tab w:val="right" w:pos="9360"/>
              </w:tabs>
              <w:spacing w:after="0" w:line="240" w:lineRule="auto"/>
              <w:jc w:val="center"/>
              <w:rPr>
                <w:rFonts w:ascii="Garamond" w:hAnsi="Garamond" w:eastAsia="Times New Roman" w:cs="Times New Roman"/>
                <w:sz w:val="20"/>
                <w:szCs w:val="20"/>
              </w:rPr>
            </w:pPr>
          </w:p>
        </w:tc>
        <w:tc>
          <w:p w14:paraId="5171C4DD">
            <w:pPr>
              <w:tabs>
                <w:tab w:val="center" w:pos="4680"/>
                <w:tab w:val="left" w:pos="6675"/>
                <w:tab w:val="right" w:pos="9360"/>
              </w:tabs>
              <w:spacing w:after="0" w:line="240" w:lineRule="auto"/>
              <w:jc w:val="center"/>
              <w:rPr>
                <w:rFonts w:ascii="Garamond" w:hAnsi="Garamond" w:eastAsia="Times New Roman" w:cs="Times New Roman"/>
                <w:sz w:val="20"/>
                <w:szCs w:val="20"/>
              </w:rPr>
            </w:pPr>
          </w:p>
        </w:tc>
        <w:tc>
          <w:p w14:paraId="1904C7CA">
            <w:pPr>
              <w:tabs>
                <w:tab w:val="center" w:pos="4680"/>
                <w:tab w:val="left" w:pos="6675"/>
                <w:tab w:val="right" w:pos="9360"/>
              </w:tabs>
              <w:spacing w:after="0" w:line="240" w:lineRule="auto"/>
              <w:jc w:val="center"/>
              <w:rPr>
                <w:rFonts w:ascii="Garamond" w:hAnsi="Garamond" w:eastAsia="Times New Roman" w:cs="Times New Roman"/>
                <w:sz w:val="20"/>
                <w:szCs w:val="20"/>
              </w:rPr>
            </w:pPr>
          </w:p>
        </w:tc>
        <w:tc>
          <w:p w14:paraId="0CF5505C">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7E5F5C6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p w14:paraId="60638196">
            <w:pPr>
              <w:tabs>
                <w:tab w:val="center" w:pos="4680"/>
                <w:tab w:val="left" w:pos="6675"/>
                <w:tab w:val="right" w:pos="9360"/>
              </w:tabs>
              <w:spacing w:after="0" w:line="240" w:lineRule="auto"/>
              <w:rPr>
                <w:rFonts w:ascii="Garamond" w:hAnsi="Garamond" w:eastAsia="Times New Roman" w:cs="Times New Roman"/>
                <w:b/>
              </w:rPr>
            </w:pPr>
            <w:r>
              <w:rPr>
                <w:rFonts w:ascii="Garamond" w:hAnsi="Garamond" w:eastAsia="Times New Roman" w:cs="Times New Roman"/>
              </w:rPr>
              <w:t>The BESIMS provides functions aligned with the DepEd reporting and compliance requirements.</w:t>
            </w:r>
          </w:p>
        </w:tc>
        <w:tc>
          <w:p w14:paraId="6E0F6C7A">
            <w:pPr>
              <w:tabs>
                <w:tab w:val="center" w:pos="4680"/>
                <w:tab w:val="left" w:pos="6675"/>
                <w:tab w:val="right" w:pos="9360"/>
              </w:tabs>
              <w:spacing w:after="0" w:line="240" w:lineRule="auto"/>
              <w:jc w:val="center"/>
              <w:rPr>
                <w:rFonts w:ascii="Garamond" w:hAnsi="Garamond" w:eastAsia="Times New Roman" w:cs="Times New Roman"/>
                <w:sz w:val="20"/>
                <w:szCs w:val="20"/>
              </w:rPr>
            </w:pPr>
          </w:p>
        </w:tc>
        <w:tc>
          <w:p w14:paraId="256CE952">
            <w:pPr>
              <w:tabs>
                <w:tab w:val="center" w:pos="4680"/>
                <w:tab w:val="left" w:pos="6675"/>
                <w:tab w:val="right" w:pos="9360"/>
              </w:tabs>
              <w:spacing w:after="0" w:line="240" w:lineRule="auto"/>
              <w:jc w:val="center"/>
              <w:rPr>
                <w:rFonts w:ascii="Garamond" w:hAnsi="Garamond" w:eastAsia="Times New Roman" w:cs="Times New Roman"/>
                <w:sz w:val="20"/>
                <w:szCs w:val="20"/>
              </w:rPr>
            </w:pPr>
          </w:p>
        </w:tc>
        <w:tc>
          <w:p w14:paraId="4B9F51E6">
            <w:pPr>
              <w:tabs>
                <w:tab w:val="center" w:pos="4680"/>
                <w:tab w:val="left" w:pos="6675"/>
                <w:tab w:val="right" w:pos="9360"/>
              </w:tabs>
              <w:spacing w:after="0" w:line="240" w:lineRule="auto"/>
              <w:jc w:val="center"/>
              <w:rPr>
                <w:rFonts w:ascii="Garamond" w:hAnsi="Garamond" w:eastAsia="Times New Roman" w:cs="Times New Roman"/>
                <w:sz w:val="20"/>
                <w:szCs w:val="20"/>
              </w:rPr>
            </w:pPr>
          </w:p>
        </w:tc>
        <w:tc>
          <w:p w14:paraId="23355703">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4184167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111"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111"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Change w:id="112" w:author="Microsoft account" w:date="2025-09-26T23:41:00Z">
              <w:tcPr>
                <w:tcW w:w="7096"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Change w:id="113" w:author="Microsoft account" w:date="2025-09-26T23:41:00Z">
                  <w:tcPr>
                    <w:tcW w:w="7096"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
                </w:tcPrChange>
              </w:tcPr>
            </w:tcPrChange>
          </w:tcPr>
          <w:p w14:paraId="27CFEE52">
            <w:pPr>
              <w:tabs>
                <w:tab w:val="center" w:pos="4680"/>
                <w:tab w:val="left" w:pos="6675"/>
                <w:tab w:val="right" w:pos="9360"/>
              </w:tabs>
              <w:spacing w:after="0" w:line="240" w:lineRule="auto"/>
              <w:rPr>
                <w:rFonts w:ascii="Garamond" w:hAnsi="Garamond" w:eastAsia="Times New Roman" w:cs="Times New Roman"/>
                <w:b/>
              </w:rPr>
            </w:pPr>
            <w:r>
              <w:rPr>
                <w:rFonts w:ascii="Garamond" w:hAnsi="Garamond" w:eastAsia="Times New Roman" w:cs="Times New Roman"/>
                <w:b/>
              </w:rPr>
              <w:t>3.</w:t>
            </w:r>
            <w:r>
              <w:rPr>
                <w:rFonts w:hint="default" w:ascii="Garamond" w:hAnsi="Garamond" w:eastAsia="Times New Roman" w:cs="Times New Roman"/>
                <w:b/>
                <w:lang w:val="en-US"/>
              </w:rPr>
              <w:t>2</w:t>
            </w:r>
            <w:r>
              <w:rPr>
                <w:rFonts w:ascii="Garamond" w:hAnsi="Garamond" w:eastAsia="Times New Roman" w:cs="Times New Roman"/>
                <w:b/>
              </w:rPr>
              <w:t xml:space="preserve"> Performance Efficiency</w:t>
            </w:r>
          </w:p>
        </w:tc>
        <w:tc>
          <w:tcPr>
            <w:tcW w:w="992"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Change w:id="114"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Change w:id="115"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
                </w:tcPrChange>
              </w:tcPr>
            </w:tcPrChange>
          </w:tcPr>
          <w:p w14:paraId="6EF68911">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b/>
              </w:rPr>
              <w:t xml:space="preserve"> </w:t>
            </w:r>
          </w:p>
        </w:tc>
        <w:tc>
          <w:tcPr>
            <w:tcW w:w="975"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Change w:id="116" w:author="Microsoft account" w:date="2025-09-26T23:41:00Z">
              <w:tcPr>
                <w:tcW w:w="975"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Change w:id="117" w:author="Microsoft account" w:date="2025-09-26T23:41:00Z">
                  <w:tcPr>
                    <w:tcW w:w="975"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
                </w:tcPrChange>
              </w:tcPr>
            </w:tcPrChange>
          </w:tcPr>
          <w:p w14:paraId="02F543BF">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b/>
              </w:rPr>
              <w:t xml:space="preserve"> </w:t>
            </w:r>
          </w:p>
        </w:tc>
        <w:tc>
          <w:tcPr>
            <w:tcW w:w="993"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Change w:id="118" w:author="Microsoft account" w:date="2025-09-26T23:41:00Z">
              <w:tcPr>
                <w:tcW w:w="993"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Change w:id="119" w:author="Microsoft account" w:date="2025-09-26T23:41:00Z">
                  <w:tcPr>
                    <w:tcW w:w="993"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
                </w:tcPrChange>
              </w:tcPr>
            </w:tcPrChange>
          </w:tcPr>
          <w:p w14:paraId="16349F86">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b/>
              </w:rPr>
              <w:t xml:space="preserve"> </w:t>
            </w:r>
          </w:p>
        </w:tc>
        <w:tc>
          <w:tcPr>
            <w:tcW w:w="992"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Change w:id="120"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Change w:id="121"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EF2CC" w:themeFill="accent4" w:themeFillTint="33"/>
                    <w:tcMar>
                      <w:top w:w="0" w:type="dxa"/>
                      <w:bottom w:w="0" w:type="dxa"/>
                    </w:tcMar>
                    <w:vAlign w:val="center"/>
                  </w:tcPr>
                </w:tcPrChange>
              </w:tcPr>
            </w:tcPrChange>
          </w:tcPr>
          <w:p w14:paraId="7BD8A6CE">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b/>
              </w:rPr>
              <w:t xml:space="preserve"> </w:t>
            </w:r>
          </w:p>
        </w:tc>
      </w:tr>
      <w:tr w14:paraId="1C356F4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122"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122"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Change w:id="123"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Change w:id="124"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035F7163">
            <w:pPr>
              <w:tabs>
                <w:tab w:val="center" w:pos="4680"/>
                <w:tab w:val="left" w:pos="6675"/>
                <w:tab w:val="right" w:pos="9360"/>
              </w:tabs>
              <w:spacing w:after="0" w:line="240" w:lineRule="auto"/>
              <w:rPr>
                <w:rFonts w:ascii="Garamond" w:hAnsi="Garamond" w:eastAsia="Times New Roman" w:cs="Times New Roman"/>
                <w:b/>
              </w:rPr>
            </w:pPr>
            <w:r>
              <w:rPr>
                <w:rFonts w:ascii="Garamond" w:hAnsi="Garamond" w:eastAsia="Times New Roman" w:cs="Times New Roman"/>
              </w:rPr>
              <w:t>The Burol Elementary School Information Management System (BESIMS) generates reports quickly.</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25"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26"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7F8D8A60">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127"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128"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7402738B">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129"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130"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1D178047">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31"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32"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9A0E31C">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6B7786F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133"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133"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134"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135"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48FBDDC6">
            <w:pPr>
              <w:tabs>
                <w:tab w:val="center" w:pos="4680"/>
                <w:tab w:val="left" w:pos="6675"/>
                <w:tab w:val="right" w:pos="9360"/>
              </w:tabs>
              <w:spacing w:after="0" w:line="240" w:lineRule="auto"/>
              <w:rPr>
                <w:rFonts w:hint="default" w:ascii="Garamond" w:hAnsi="Garamond" w:eastAsia="Times New Roman" w:cs="Times New Roman"/>
                <w:lang w:val="en-US"/>
              </w:rPr>
            </w:pPr>
            <w:r>
              <w:rPr>
                <w:rFonts w:ascii="Garamond" w:hAnsi="Garamond" w:eastAsia="Times New Roman" w:cs="Times New Roman"/>
              </w:rPr>
              <w:t>The BESIMS operates without unexpected interruptions or system crashes</w:t>
            </w:r>
            <w:r>
              <w:rPr>
                <w:rFonts w:hint="default" w:ascii="Garamond" w:hAnsi="Garamond" w:eastAsia="Times New Roman" w:cs="Times New Roman"/>
                <w:lang w:val="en-US"/>
              </w:rPr>
              <w:t>.</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36"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37"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0177D7FD">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138"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139"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6DA5BD54">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140"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141"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0A5D371B">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42"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43"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3517C1EE">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4BC199C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144"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144"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Change w:id="145"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Change w:id="146"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6382E609">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rPr>
              <w:t>The BESIMS supports multiple users simultaneously without major performance issues.</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47"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48"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FBFDBC9">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149"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150"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6E5F72CD">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151"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152"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5EC418EF">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53"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54"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3FD6969">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5FF4F05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155"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155"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Change w:id="156"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Change w:id="157"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5D35C082">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rPr>
              <w:t>The BESIMS responds to user commands within an appropriate response time.</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58"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59"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72272B2B">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160"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161"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63AFF8B2">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162"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163"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70E4AA0A">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64"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65"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0F5C389F">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354A886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166"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166"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Change w:id="167"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Change w:id="168"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52B45B58">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rPr>
              <w:t>The BESIMS maintains operational performance under different network conditions.</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69"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70"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6C212BD6">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171"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172"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4F9BAE06">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173"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174"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26FEAA2">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75"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76"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3A890325">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39A024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177"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177"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178" w:author="Microsoft account" w:date="2025-09-26T23:41:00Z">
              <w:tcPr>
                <w:tcW w:w="7096"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179" w:author="Microsoft account" w:date="2025-09-26T23:41:00Z">
                  <w:tcPr>
                    <w:tcW w:w="7096"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076052E2">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b/>
              </w:rPr>
              <w:t>3.</w:t>
            </w:r>
            <w:r>
              <w:rPr>
                <w:rFonts w:hint="default" w:ascii="Garamond" w:hAnsi="Garamond" w:eastAsia="Times New Roman" w:cs="Times New Roman"/>
                <w:b/>
                <w:lang w:val="en-US"/>
              </w:rPr>
              <w:t>3</w:t>
            </w:r>
            <w:r>
              <w:rPr>
                <w:rFonts w:ascii="Garamond" w:hAnsi="Garamond" w:eastAsia="Times New Roman" w:cs="Times New Roman"/>
                <w:b/>
              </w:rPr>
              <w:t xml:space="preserve"> Usability</w:t>
            </w:r>
          </w:p>
        </w:tc>
        <w:tc>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180"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181"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15584BB2">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b/>
              </w:rPr>
              <w:t xml:space="preserve"> </w:t>
            </w:r>
          </w:p>
        </w:tc>
        <w:tc>
          <w:tcPr>
            <w:tcW w:w="975"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182" w:author="Microsoft account" w:date="2025-09-26T23:41:00Z">
              <w:tcPr>
                <w:tcW w:w="975"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183" w:author="Microsoft account" w:date="2025-09-26T23:41:00Z">
                  <w:tcPr>
                    <w:tcW w:w="975"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775CA9DA">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b/>
              </w:rPr>
              <w:t xml:space="preserve"> </w:t>
            </w:r>
          </w:p>
        </w:tc>
        <w:tc>
          <w:tcPr>
            <w:tcW w:w="993"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184" w:author="Microsoft account" w:date="2025-09-26T23:41:00Z">
              <w:tcPr>
                <w:tcW w:w="993"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185" w:author="Microsoft account" w:date="2025-09-26T23:41:00Z">
                  <w:tcPr>
                    <w:tcW w:w="993"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38ED0742">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b/>
              </w:rPr>
              <w:t xml:space="preserve"> </w:t>
            </w:r>
          </w:p>
        </w:tc>
        <w:tc>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186"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187"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783C3A93">
            <w:pPr>
              <w:tabs>
                <w:tab w:val="center" w:pos="4680"/>
                <w:tab w:val="left" w:pos="6675"/>
                <w:tab w:val="right" w:pos="9360"/>
              </w:tabs>
              <w:spacing w:after="0" w:line="240" w:lineRule="auto"/>
              <w:jc w:val="center"/>
              <w:rPr>
                <w:rFonts w:ascii="Garamond" w:hAnsi="Garamond" w:eastAsia="Times New Roman" w:cs="Times New Roman"/>
                <w:sz w:val="20"/>
                <w:szCs w:val="20"/>
              </w:rPr>
            </w:pPr>
            <w:r>
              <w:rPr>
                <w:rFonts w:ascii="Garamond" w:hAnsi="Garamond" w:eastAsia="Times New Roman" w:cs="Times New Roman"/>
                <w:b/>
              </w:rPr>
              <w:t xml:space="preserve"> </w:t>
            </w:r>
          </w:p>
        </w:tc>
      </w:tr>
      <w:tr w14:paraId="7D384E2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188"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188"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Change w:id="189"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Change w:id="190"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4F986EBF">
            <w:pPr>
              <w:tabs>
                <w:tab w:val="center" w:pos="4680"/>
                <w:tab w:val="left" w:pos="6675"/>
                <w:tab w:val="right" w:pos="9360"/>
              </w:tabs>
              <w:spacing w:after="0" w:line="240" w:lineRule="auto"/>
              <w:jc w:val="both"/>
              <w:rPr>
                <w:rFonts w:ascii="Garamond" w:hAnsi="Garamond" w:eastAsia="Times New Roman" w:cs="Times New Roman"/>
              </w:rPr>
              <w:pPrChange w:id="191" w:author="Microsoft account" w:date="2025-09-26T23:40:00Z">
                <w:pPr>
                  <w:tabs>
                    <w:tab w:val="center" w:pos="4680"/>
                    <w:tab w:val="left" w:pos="6675"/>
                    <w:tab w:val="right" w:pos="9360"/>
                  </w:tabs>
                  <w:spacing w:after="0" w:line="240" w:lineRule="auto"/>
                </w:pPr>
              </w:pPrChange>
            </w:pPr>
            <w:r>
              <w:rPr>
                <w:rFonts w:ascii="Garamond" w:hAnsi="Garamond" w:eastAsia="Times New Roman" w:cs="Times New Roman"/>
              </w:rPr>
              <w:t>The Burol Elementary School Information Management System (BESIMS) interface is clear and understandable to users.</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92"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93"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5DD6929">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194"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195"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3A180038">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196"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197"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45CD3245">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98"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199"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6C0E574E">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48F47B8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200"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200"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01"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02"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741B5A6D">
            <w:pPr>
              <w:tabs>
                <w:tab w:val="center" w:pos="4680"/>
                <w:tab w:val="left" w:pos="6675"/>
                <w:tab w:val="right" w:pos="9360"/>
              </w:tabs>
              <w:spacing w:after="0" w:line="240" w:lineRule="auto"/>
              <w:jc w:val="both"/>
              <w:rPr>
                <w:rFonts w:ascii="Garamond" w:hAnsi="Garamond" w:eastAsia="Times New Roman" w:cs="Times New Roman"/>
              </w:rPr>
              <w:pPrChange w:id="203" w:author="Microsoft account" w:date="2025-09-26T23:40:00Z">
                <w:pPr>
                  <w:tabs>
                    <w:tab w:val="center" w:pos="4680"/>
                    <w:tab w:val="left" w:pos="6675"/>
                    <w:tab w:val="right" w:pos="9360"/>
                  </w:tabs>
                  <w:spacing w:after="0" w:line="240" w:lineRule="auto"/>
                </w:pPr>
              </w:pPrChange>
            </w:pPr>
            <w:r>
              <w:rPr>
                <w:rFonts w:ascii="Garamond" w:hAnsi="Garamond" w:eastAsia="Times New Roman" w:cs="Times New Roman"/>
              </w:rPr>
              <w:t>The BESIMS menu and navigation follow a logical and consistent structure.</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04"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05"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5868F837">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06"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07"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4E07301E">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08"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09"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04CDDC73">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10"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11"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688ECA51">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48FA90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212"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212"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13"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14"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6633349E">
            <w:pPr>
              <w:tabs>
                <w:tab w:val="center" w:pos="4680"/>
                <w:tab w:val="left" w:pos="6675"/>
                <w:tab w:val="right" w:pos="9360"/>
              </w:tabs>
              <w:spacing w:after="0" w:line="240" w:lineRule="auto"/>
              <w:jc w:val="both"/>
              <w:rPr>
                <w:rFonts w:hint="default" w:ascii="Garamond" w:hAnsi="Garamond" w:eastAsia="Times New Roman" w:cs="Times New Roman"/>
                <w:lang w:val="en-US"/>
              </w:rPr>
              <w:pPrChange w:id="215" w:author="Microsoft account" w:date="2025-09-26T23:40:00Z">
                <w:pPr>
                  <w:tabs>
                    <w:tab w:val="center" w:pos="4680"/>
                    <w:tab w:val="left" w:pos="6675"/>
                    <w:tab w:val="right" w:pos="9360"/>
                  </w:tabs>
                  <w:spacing w:after="0" w:line="240" w:lineRule="auto"/>
                </w:pPr>
              </w:pPrChange>
            </w:pPr>
            <w:r>
              <w:rPr>
                <w:rFonts w:ascii="Garamond" w:hAnsi="Garamond" w:eastAsia="Times New Roman" w:cs="Times New Roman"/>
              </w:rPr>
              <w:t>The BESIMS provides sufficient instructions, tooltips or help features to guide users in completing tasks</w:t>
            </w:r>
            <w:r>
              <w:rPr>
                <w:rFonts w:hint="default" w:ascii="Garamond" w:hAnsi="Garamond" w:eastAsia="Times New Roman" w:cs="Times New Roman"/>
                <w:lang w:val="en-US"/>
              </w:rPr>
              <w:t>.</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16"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17"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55767E0B">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18"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19"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3DCE545F">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20"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21"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F879B53">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22"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23"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005E9EB1">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0131F94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224"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224"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25"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26"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4F77A1FF">
            <w:pPr>
              <w:tabs>
                <w:tab w:val="center" w:pos="4680"/>
                <w:tab w:val="left" w:pos="6675"/>
                <w:tab w:val="right" w:pos="9360"/>
              </w:tabs>
              <w:spacing w:after="0" w:line="240" w:lineRule="auto"/>
              <w:jc w:val="both"/>
              <w:rPr>
                <w:rFonts w:ascii="Garamond" w:hAnsi="Garamond" w:eastAsia="Times New Roman" w:cs="Times New Roman"/>
              </w:rPr>
              <w:pPrChange w:id="227" w:author="Microsoft account" w:date="2025-09-26T23:40:00Z">
                <w:pPr>
                  <w:tabs>
                    <w:tab w:val="center" w:pos="4680"/>
                    <w:tab w:val="left" w:pos="6675"/>
                    <w:tab w:val="right" w:pos="9360"/>
                  </w:tabs>
                  <w:spacing w:after="0" w:line="240" w:lineRule="auto"/>
                </w:pPr>
              </w:pPrChange>
            </w:pPr>
            <w:r>
              <w:rPr>
                <w:rFonts w:ascii="Garamond" w:hAnsi="Garamond" w:eastAsia="Times New Roman" w:cs="Times New Roman"/>
              </w:rPr>
              <w:t>The BESIMS presents information in clear, organized, and accessible format.</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28"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29"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3B8E865C">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30"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31"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65C53F47">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32"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33"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5B19680C">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34"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35"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78B98BB8">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40B0578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236"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trHeight w:val="220" w:hRule="atLeast"/>
          <w:jc w:val="center"/>
          <w:trPrChange w:id="236"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37"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38"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7533B2D6">
            <w:pPr>
              <w:tabs>
                <w:tab w:val="center" w:pos="4680"/>
                <w:tab w:val="left" w:pos="6675"/>
                <w:tab w:val="right" w:pos="9360"/>
              </w:tabs>
              <w:spacing w:after="0" w:line="240" w:lineRule="auto"/>
              <w:jc w:val="both"/>
              <w:rPr>
                <w:rFonts w:ascii="Garamond" w:hAnsi="Garamond" w:eastAsia="Times New Roman" w:cs="Times New Roman"/>
              </w:rPr>
              <w:pPrChange w:id="239" w:author="Microsoft account" w:date="2025-09-26T23:40:00Z">
                <w:pPr>
                  <w:tabs>
                    <w:tab w:val="center" w:pos="4680"/>
                    <w:tab w:val="left" w:pos="6675"/>
                    <w:tab w:val="right" w:pos="9360"/>
                  </w:tabs>
                  <w:spacing w:after="0" w:line="240" w:lineRule="auto"/>
                </w:pPr>
              </w:pPrChange>
            </w:pPr>
            <w:r>
              <w:rPr>
                <w:rFonts w:ascii="Garamond" w:hAnsi="Garamond" w:eastAsia="Times New Roman" w:cs="Times New Roman"/>
              </w:rPr>
              <w:t xml:space="preserve">The BESIMS </w:t>
            </w:r>
            <w:r>
              <w:rPr>
                <w:rFonts w:hint="default" w:ascii="Garamond" w:hAnsi="Garamond" w:eastAsia="Times New Roman" w:cs="Times New Roman"/>
                <w:lang w:val="en-US"/>
              </w:rPr>
              <w:t>has a user - friendly interface</w:t>
            </w:r>
            <w:r>
              <w:rPr>
                <w:rFonts w:ascii="Garamond" w:hAnsi="Garamond" w:eastAsia="Times New Roman" w:cs="Times New Roman"/>
              </w:rPr>
              <w:t>.</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40"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41"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5B60AA7C">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42"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43"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6794E42">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44"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45"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16BC1372">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46"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47"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4842AB3E">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57DCACA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248"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248"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249" w:author="Microsoft account" w:date="2025-09-26T23:41:00Z">
              <w:tcPr>
                <w:tcW w:w="7096"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250" w:author="Microsoft account" w:date="2025-09-26T23:41:00Z">
                  <w:tcPr>
                    <w:tcW w:w="7096"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57F09752">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b/>
              </w:rPr>
              <w:t xml:space="preserve">3.4 Reliability </w:t>
            </w:r>
          </w:p>
        </w:tc>
        <w:tc>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251"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252"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43E9FFC1">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253" w:author="Microsoft account" w:date="2025-09-26T23:41:00Z">
              <w:tcPr>
                <w:tcW w:w="975"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254" w:author="Microsoft account" w:date="2025-09-26T23:41:00Z">
                  <w:tcPr>
                    <w:tcW w:w="975"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03055639">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255" w:author="Microsoft account" w:date="2025-09-26T23:41:00Z">
              <w:tcPr>
                <w:tcW w:w="993"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256" w:author="Microsoft account" w:date="2025-09-26T23:41:00Z">
                  <w:tcPr>
                    <w:tcW w:w="993"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7EC98AA4">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257"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258"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14D8AFCB">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5D59085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259"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259"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60"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61"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47D94FF3">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rPr>
              <w:t xml:space="preserve">The Burol Elementary School Information Management System (BESIMS) consistently performs its intended school management </w:t>
            </w:r>
            <w:r>
              <w:rPr>
                <w:rFonts w:hint="default" w:ascii="Garamond" w:hAnsi="Garamond" w:eastAsia="Times New Roman" w:cs="Times New Roman"/>
                <w:lang w:val="en-US"/>
              </w:rPr>
              <w:t>records</w:t>
            </w:r>
            <w:r>
              <w:rPr>
                <w:rFonts w:ascii="Garamond" w:hAnsi="Garamond" w:eastAsia="Times New Roman" w:cs="Times New Roman"/>
              </w:rPr>
              <w:t xml:space="preserve">. </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62"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63"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76DCF4B7">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64"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65"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15A50FB6">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66"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67"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78587D13">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68"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69"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75C33870">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10848EC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270"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270"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71"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72"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3BA0C6FF">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rPr>
              <w:t>The BESIMS maintains accurate and up-to-date</w:t>
            </w:r>
            <w:r>
              <w:rPr>
                <w:rFonts w:hint="default" w:ascii="Garamond" w:hAnsi="Garamond" w:eastAsia="Times New Roman" w:cs="Times New Roman"/>
                <w:lang w:val="en-US"/>
              </w:rPr>
              <w:t xml:space="preserve"> and old</w:t>
            </w:r>
            <w:r>
              <w:rPr>
                <w:rFonts w:ascii="Garamond" w:hAnsi="Garamond" w:eastAsia="Times New Roman" w:cs="Times New Roman"/>
              </w:rPr>
              <w:t xml:space="preserve"> school records.</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73"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74"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1FEE7A0">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75"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76"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4B08A770">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77"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78"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60C4403">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79"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80"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3F99F624">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6250D7E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281"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281"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82"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83"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48656D7C">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rPr>
              <w:t>The BESIMS processes information and feedback entries without errors.</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84"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85"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7626130C">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86"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87"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DB5ADDE">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88"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89"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DDBF6E4">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90"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91"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6A9B491D">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48C0B3A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292"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292"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93"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294"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5277376B">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rPr>
              <w:t xml:space="preserve">The BESIMS </w:t>
            </w:r>
            <w:r>
              <w:rPr>
                <w:rFonts w:hint="default" w:ascii="Garamond" w:hAnsi="Garamond" w:eastAsia="Times New Roman" w:cs="Times New Roman"/>
                <w:lang w:val="en-US"/>
              </w:rPr>
              <w:t>is continously accessible and running 24 hours a day</w:t>
            </w:r>
            <w:r>
              <w:rPr>
                <w:rFonts w:ascii="Garamond" w:hAnsi="Garamond" w:eastAsia="Times New Roman" w:cs="Times New Roman"/>
              </w:rPr>
              <w:t>.</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95"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296"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4295EBCC">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97"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298"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0C83C87B">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299"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300"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36AEC238">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01"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02"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695DA646">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755459A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303"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303"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304"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305"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23B900E9">
            <w:pPr>
              <w:tabs>
                <w:tab w:val="center" w:pos="4680"/>
                <w:tab w:val="left" w:pos="6675"/>
                <w:tab w:val="right" w:pos="9360"/>
              </w:tabs>
              <w:spacing w:after="0" w:line="240" w:lineRule="auto"/>
              <w:rPr>
                <w:rFonts w:hint="default" w:ascii="Garamond" w:hAnsi="Garamond" w:eastAsia="Times New Roman" w:cs="Times New Roman"/>
                <w:lang w:val="en-US"/>
              </w:rPr>
            </w:pPr>
            <w:r>
              <w:rPr>
                <w:rFonts w:ascii="Garamond" w:hAnsi="Garamond" w:eastAsia="Times New Roman" w:cs="Times New Roman"/>
              </w:rPr>
              <w:t>The BESIMS</w:t>
            </w:r>
            <w:r>
              <w:rPr>
                <w:rFonts w:hint="default" w:ascii="Garamond" w:hAnsi="Garamond" w:eastAsia="Times New Roman" w:cs="Times New Roman"/>
                <w:lang w:val="en-US"/>
              </w:rPr>
              <w:t xml:space="preserve"> ensures  data integrity and prevents data loss even during unexpected interruptions or system failures.</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06"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07"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0B64AC0F">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308"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309"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302984E1">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310"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311"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43DB85E1">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12"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13"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57ABCFEB">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11B63DB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314"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314"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315" w:author="Microsoft account" w:date="2025-09-26T23:41:00Z">
              <w:tcPr>
                <w:tcW w:w="7096"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316" w:author="Microsoft account" w:date="2025-09-26T23:41:00Z">
                  <w:tcPr>
                    <w:tcW w:w="7096"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3FFFB84D">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b/>
              </w:rPr>
              <w:t>3.5 Security</w:t>
            </w:r>
          </w:p>
        </w:tc>
        <w:tc>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317"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318"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504E4600">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319" w:author="Microsoft account" w:date="2025-09-26T23:41:00Z">
              <w:tcPr>
                <w:tcW w:w="975"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320" w:author="Microsoft account" w:date="2025-09-26T23:41:00Z">
                  <w:tcPr>
                    <w:tcW w:w="975"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65E05AA5">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321" w:author="Microsoft account" w:date="2025-09-26T23:41:00Z">
              <w:tcPr>
                <w:tcW w:w="993"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322" w:author="Microsoft account" w:date="2025-09-26T23:41:00Z">
                  <w:tcPr>
                    <w:tcW w:w="993"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6B025450">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323"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Change w:id="324" w:author="Microsoft account" w:date="2025-09-26T23:41:00Z">
                  <w:tcPr>
                    <w:tcW w:w="992" w:type="dxa"/>
                    <w:tcBorders>
                      <w:top w:val="single" w:color="000000" w:sz="6" w:space="0"/>
                      <w:left w:val="single" w:color="000000" w:sz="6" w:space="0"/>
                      <w:bottom w:val="single" w:color="000000" w:sz="6" w:space="0"/>
                      <w:right w:val="single" w:color="000000" w:sz="6" w:space="0"/>
                    </w:tcBorders>
                    <w:shd w:val="clear" w:color="auto" w:fill="FFF2CC"/>
                    <w:tcMar>
                      <w:top w:w="0" w:type="dxa"/>
                      <w:bottom w:w="0" w:type="dxa"/>
                    </w:tcMar>
                    <w:vAlign w:val="center"/>
                  </w:tcPr>
                </w:tcPrChange>
              </w:tcPr>
            </w:tcPrChange>
          </w:tcPr>
          <w:p w14:paraId="5369823D">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16478BF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325"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325"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326"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327"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17699FD9">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rPr>
              <w:t>The Burol Elementary School Information Management System (BESIMS) restricts access through user authentication and role-based permissions</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28"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29"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4A25F490">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330"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331"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D242303">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332"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333"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5E5FF6BD">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34"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35"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289A9E5">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3B9E10B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336"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336"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337"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338"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51D21B90">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rPr>
              <w:t>The BESIMS protects sensitive school records from unauthorized access.</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39"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40"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04783510">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341"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342"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129860CF">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343"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344"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7AC6AF4D">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45"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46"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33400F77">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7A81B80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347"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347"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348"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349"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39F2FC37">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rPr>
              <w:t xml:space="preserve">The BESIMS requires secure login credentials for all users. </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50"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51"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39C2A060">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352"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353"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7A8F46E8">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354"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355"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65A02FC9">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56"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57"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4D561573">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781F57F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358"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358"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359"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360"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5D7E3A9D">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rPr>
              <w:t>The BESIMS uses encryption methods to secure stored and transmitted data.</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61"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62"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4E9B70ED">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363"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364"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3C481069">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365"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366"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33AA5D98">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67"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68"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9D554B4">
            <w:pPr>
              <w:tabs>
                <w:tab w:val="center" w:pos="4680"/>
                <w:tab w:val="left" w:pos="6675"/>
                <w:tab w:val="right" w:pos="9360"/>
              </w:tabs>
              <w:spacing w:after="0" w:line="240" w:lineRule="auto"/>
              <w:jc w:val="center"/>
              <w:rPr>
                <w:rFonts w:ascii="Garamond" w:hAnsi="Garamond" w:eastAsia="Times New Roman" w:cs="Times New Roman"/>
                <w:sz w:val="20"/>
                <w:szCs w:val="20"/>
              </w:rPr>
            </w:pPr>
          </w:p>
        </w:tc>
      </w:tr>
      <w:tr w14:paraId="023BDE6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Change w:id="369" w:author="Microsoft account" w:date="2025-09-26T23:41:00Z">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blPrExChange>
        </w:tblPrEx>
        <w:trPr>
          <w:jc w:val="center"/>
          <w:trPrChange w:id="369" w:author="Microsoft account" w:date="2025-09-26T23:41:00Z">
            <w:trPr>
              <w:jc w:val="center"/>
            </w:trPr>
          </w:trPrChange>
        </w:trPr>
        <w:tc>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370"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Change w:id="371" w:author="Microsoft account" w:date="2025-09-26T23:41:00Z">
                  <w:tcPr>
                    <w:tcW w:w="7096" w:type="dxa"/>
                    <w:tcBorders>
                      <w:top w:val="single" w:color="000000" w:sz="6" w:space="0"/>
                      <w:left w:val="single" w:color="000000" w:sz="6" w:space="0"/>
                      <w:bottom w:val="single" w:color="000000" w:sz="6" w:space="0"/>
                      <w:right w:val="single" w:color="000000" w:sz="6" w:space="0"/>
                    </w:tcBorders>
                    <w:tcMar>
                      <w:top w:w="0" w:type="dxa"/>
                      <w:bottom w:w="0" w:type="dxa"/>
                    </w:tcMar>
                    <w:vAlign w:val="center"/>
                  </w:tcPr>
                </w:tcPrChange>
              </w:tcPr>
            </w:tcPrChange>
          </w:tcPr>
          <w:p w14:paraId="657F02CF">
            <w:pPr>
              <w:tabs>
                <w:tab w:val="center" w:pos="4680"/>
                <w:tab w:val="left" w:pos="6675"/>
                <w:tab w:val="right" w:pos="9360"/>
              </w:tabs>
              <w:spacing w:after="0" w:line="240" w:lineRule="auto"/>
              <w:rPr>
                <w:rFonts w:ascii="Garamond" w:hAnsi="Garamond" w:eastAsia="Times New Roman" w:cs="Times New Roman"/>
              </w:rPr>
            </w:pPr>
            <w:r>
              <w:rPr>
                <w:rFonts w:ascii="Garamond" w:hAnsi="Garamond" w:eastAsia="Times New Roman" w:cs="Times New Roman"/>
              </w:rPr>
              <w:t>The BESIMS complies with the Data Privacy Act (RA 10173) in handling personal information.</w:t>
            </w: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72"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73"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549BBC1B">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374"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Change w:id="375" w:author="Microsoft account" w:date="2025-09-26T23:41:00Z">
                  <w:tcPr>
                    <w:tcW w:w="975"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758C29C7">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376"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Change w:id="377" w:author="Microsoft account" w:date="2025-09-26T23:41:00Z">
                  <w:tcPr>
                    <w:tcW w:w="993"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1D2BAC8F">
            <w:pPr>
              <w:tabs>
                <w:tab w:val="center" w:pos="4680"/>
                <w:tab w:val="left" w:pos="6675"/>
                <w:tab w:val="right" w:pos="9360"/>
              </w:tabs>
              <w:spacing w:after="0" w:line="240" w:lineRule="auto"/>
              <w:jc w:val="center"/>
              <w:rPr>
                <w:rFonts w:ascii="Garamond" w:hAnsi="Garamond" w:eastAsia="Times New Roman" w:cs="Times New Roman"/>
                <w:sz w:val="20"/>
                <w:szCs w:val="20"/>
              </w:rPr>
            </w:pPr>
          </w:p>
        </w:tc>
        <w:tc>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78"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Change w:id="379" w:author="Microsoft account" w:date="2025-09-26T23:41:00Z">
                  <w:tcPr>
                    <w:tcW w:w="992" w:type="dxa"/>
                    <w:tcBorders>
                      <w:top w:val="single" w:color="000000" w:sz="6" w:space="0"/>
                      <w:left w:val="single" w:color="000000" w:sz="6" w:space="0"/>
                      <w:bottom w:val="single" w:color="000000" w:sz="6" w:space="0"/>
                      <w:right w:val="single" w:color="000000" w:sz="6" w:space="0"/>
                    </w:tcBorders>
                    <w:tcMar>
                      <w:top w:w="0" w:type="dxa"/>
                      <w:bottom w:w="0" w:type="dxa"/>
                    </w:tcMar>
                  </w:tcPr>
                </w:tcPrChange>
              </w:tcPr>
            </w:tcPrChange>
          </w:tcPr>
          <w:p w14:paraId="2F87A7C4">
            <w:pPr>
              <w:tabs>
                <w:tab w:val="center" w:pos="4680"/>
                <w:tab w:val="left" w:pos="6675"/>
                <w:tab w:val="right" w:pos="9360"/>
              </w:tabs>
              <w:spacing w:after="0" w:line="240" w:lineRule="auto"/>
              <w:jc w:val="center"/>
              <w:rPr>
                <w:rFonts w:ascii="Garamond" w:hAnsi="Garamond" w:eastAsia="Times New Roman" w:cs="Times New Roman"/>
                <w:sz w:val="20"/>
                <w:szCs w:val="20"/>
              </w:rPr>
            </w:pPr>
          </w:p>
        </w:tc>
      </w:tr>
    </w:tbl>
    <w:p w14:paraId="5AC15638">
      <w:pPr>
        <w:spacing w:after="0" w:line="240" w:lineRule="auto"/>
        <w:rPr>
          <w:rFonts w:ascii="Garamond" w:hAnsi="Garamond" w:eastAsia="Times New Roman" w:cs="Times New Roman"/>
        </w:rPr>
      </w:pPr>
    </w:p>
    <w:p w14:paraId="55A1156D">
      <w:pPr>
        <w:spacing w:after="0" w:line="240" w:lineRule="auto"/>
        <w:rPr>
          <w:rFonts w:ascii="Garamond" w:hAnsi="Garamond" w:cs="Arial" w:eastAsiaTheme="minorHAnsi"/>
          <w:b/>
          <w:bCs/>
          <w:color w:val="000000"/>
          <w:lang w:val="en-PH" w:eastAsia="en-US"/>
          <w:rPrChange w:id="380" w:author="Microsoft account" w:date="2025-09-26T23:53:00Z">
            <w:rPr>
              <w:rFonts w:ascii="Garamond" w:hAnsi="Garamond" w:eastAsia="SimSun" w:cs="Arial"/>
              <w:b/>
              <w:bCs/>
              <w:color w:val="000000"/>
              <w:lang w:val="en-US" w:eastAsia="zh-CN"/>
            </w:rPr>
          </w:rPrChange>
        </w:rPr>
      </w:pPr>
      <w:r>
        <w:rPr>
          <w:rFonts w:hint="default" w:ascii="Garamond" w:hAnsi="Garamond" w:eastAsia="Times New Roman" w:cs="Times New Roman"/>
          <w:lang w:val="en-US"/>
        </w:rPr>
        <w:t>System v</w:t>
      </w:r>
      <w:r>
        <w:rPr>
          <w:rFonts w:ascii="Garamond" w:hAnsi="Garamond" w:eastAsia="Times New Roman" w:cs="Times New Roman"/>
        </w:rPr>
        <w:t>alidated by:</w:t>
      </w:r>
      <w:r>
        <w:rPr>
          <w:rFonts w:hint="default" w:ascii="Garamond" w:hAnsi="Garamond" w:eastAsia="Times New Roman" w:cs="Times New Roman"/>
          <w:lang w:val="en-US"/>
        </w:rPr>
        <w:tab/>
      </w:r>
      <w:r>
        <w:rPr>
          <w:rFonts w:hint="default" w:ascii="Garamond" w:hAnsi="Garamond" w:eastAsia="Times New Roman" w:cs="Times New Roman"/>
          <w:lang w:val="en-US"/>
        </w:rPr>
        <w:t xml:space="preserve">             </w:t>
      </w:r>
    </w:p>
    <w:p w14:paraId="0B6E1388">
      <w:pPr>
        <w:pStyle w:val="7"/>
        <w:spacing w:before="100" w:beforeAutospacing="0" w:after="0" w:afterAutospacing="0"/>
        <w:ind w:left="-567" w:right="-561"/>
        <w:jc w:val="both"/>
        <w:rPr>
          <w:ins w:id="382" w:author="Microsoft account" w:date="2025-09-26T22:46:00Z"/>
          <w:rFonts w:ascii="Garamond" w:hAnsi="Garamond"/>
        </w:rPr>
        <w:pPrChange w:id="381" w:author="Microsoft account" w:date="2025-09-26T23:55:00Z">
          <w:pPr>
            <w:pStyle w:val="7"/>
            <w:spacing w:before="240" w:beforeAutospacing="0" w:after="240" w:afterAutospacing="0"/>
            <w:jc w:val="both"/>
          </w:pPr>
        </w:pPrChange>
      </w:pPr>
      <w:bookmarkStart w:id="0" w:name="_GoBack"/>
      <w:bookmarkEnd w:id="0"/>
      <w:r>
        <w:rPr>
          <w:lang w:eastAsia="en-PH"/>
        </w:rPr>
        <mc:AlternateContent>
          <mc:Choice Requires="wps">
            <w:drawing>
              <wp:anchor distT="45720" distB="45720" distL="114300" distR="114300" simplePos="0" relativeHeight="251660288" behindDoc="0" locked="0" layoutInCell="1" allowOverlap="1">
                <wp:simplePos x="0" y="0"/>
                <wp:positionH relativeFrom="column">
                  <wp:posOffset>-455295</wp:posOffset>
                </wp:positionH>
                <wp:positionV relativeFrom="paragraph">
                  <wp:posOffset>160655</wp:posOffset>
                </wp:positionV>
                <wp:extent cx="2360930" cy="445135"/>
                <wp:effectExtent l="4445" t="4445" r="12065" b="7620"/>
                <wp:wrapNone/>
                <wp:docPr id="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445135"/>
                        </a:xfrm>
                        <a:prstGeom prst="rect">
                          <a:avLst/>
                        </a:prstGeom>
                        <a:noFill/>
                        <a:ln w="9525">
                          <a:solidFill>
                            <a:schemeClr val="bg1"/>
                          </a:solidFill>
                          <a:miter lim="800000"/>
                        </a:ln>
                      </wps:spPr>
                      <wps:txbx>
                        <w:txbxContent>
                          <w:p w14:paraId="7866A58D">
                            <w:pPr>
                              <w:spacing w:after="0"/>
                              <w:rPr>
                                <w:rFonts w:hint="default" w:ascii="Garamond" w:hAnsi="Garamond" w:eastAsia="Times New Roman" w:cs="Times New Roman"/>
                                <w:b/>
                                <w:u w:val="single"/>
                                <w:lang w:val="en-PH"/>
                              </w:rPr>
                            </w:pPr>
                            <w:r>
                              <w:rPr>
                                <w:rFonts w:hint="default" w:ascii="Garamond" w:hAnsi="Garamond" w:eastAsia="Times New Roman" w:cs="Times New Roman"/>
                                <w:b/>
                                <w:u w:val="single"/>
                                <w:lang w:val="en-PH"/>
                              </w:rPr>
                              <w:t>ARNOLD F. CABAHUG</w:t>
                            </w:r>
                          </w:p>
                          <w:p w14:paraId="5179E4C4">
                            <w:pPr>
                              <w:spacing w:line="240" w:lineRule="auto"/>
                              <w:rPr>
                                <w:rFonts w:ascii="Garamond" w:hAnsi="Garamond"/>
                              </w:rPr>
                            </w:pPr>
                            <w:r>
                              <w:rPr>
                                <w:rFonts w:ascii="Garamond" w:hAnsi="Garamond"/>
                              </w:rPr>
                              <w:t>DCI Faculty</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id="Text Box 2" o:spid="_x0000_s1026" o:spt="202" type="#_x0000_t202" style="position:absolute;left:0pt;margin-left:-35.85pt;margin-top:12.65pt;height:35.05pt;width:185.9pt;z-index:251660288;mso-width-relative:margin;mso-height-relative:page;mso-width-percent:400;" filled="f" stroked="t" coordsize="21600,21600" o:gfxdata="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R1x7v2AAAAAkBAAAPAAAAAAAAAAEAIAAAACIAAABkcnMvZG93bnJldi54bWxQSwECFAAUAAAA&#10;CACHTuJADOOoNicCAABRBAAADgAAAAAAAAABACAAAAAnAQAAZHJzL2Uyb0RvYy54bWxQSwUGAAAA&#10;AAYABgBZAQAAwAUAAAAA&#10;">
                <v:fill on="f" focussize="0,0"/>
                <v:stroke color="#FFFFFF [3212]" miterlimit="8" joinstyle="miter"/>
                <v:imagedata o:title=""/>
                <o:lock v:ext="edit" aspectratio="f"/>
                <v:textbox>
                  <w:txbxContent>
                    <w:p w14:paraId="7866A58D">
                      <w:pPr>
                        <w:spacing w:after="0"/>
                        <w:rPr>
                          <w:rFonts w:hint="default" w:ascii="Garamond" w:hAnsi="Garamond" w:eastAsia="Times New Roman" w:cs="Times New Roman"/>
                          <w:b/>
                          <w:u w:val="single"/>
                          <w:lang w:val="en-PH"/>
                        </w:rPr>
                      </w:pPr>
                      <w:r>
                        <w:rPr>
                          <w:rFonts w:hint="default" w:ascii="Garamond" w:hAnsi="Garamond" w:eastAsia="Times New Roman" w:cs="Times New Roman"/>
                          <w:b/>
                          <w:u w:val="single"/>
                          <w:lang w:val="en-PH"/>
                        </w:rPr>
                        <w:t>ARNOLD F. CABAHUG</w:t>
                      </w:r>
                    </w:p>
                    <w:p w14:paraId="5179E4C4">
                      <w:pPr>
                        <w:spacing w:line="240" w:lineRule="auto"/>
                        <w:rPr>
                          <w:rFonts w:ascii="Garamond" w:hAnsi="Garamond"/>
                        </w:rPr>
                      </w:pPr>
                      <w:r>
                        <w:rPr>
                          <w:rFonts w:ascii="Garamond" w:hAnsi="Garamond"/>
                        </w:rPr>
                        <w:t>DCI Faculty</w:t>
                      </w:r>
                    </w:p>
                  </w:txbxContent>
                </v:textbox>
              </v:shape>
            </w:pict>
          </mc:Fallback>
        </mc:AlternateContent>
      </w:r>
      <w:ins w:id="383" w:author="Microsoft account" w:date="2025-09-26T22:46:00Z">
        <w:r>
          <w:rPr>
            <w:rFonts w:ascii="Garamond" w:hAnsi="Garamond" w:cs="Arial"/>
            <w:color w:val="000000"/>
            <w:sz w:val="22"/>
            <w:szCs w:val="22"/>
          </w:rPr>
          <w:t xml:space="preserve"> the City College of Calamba, Department of Computing and Informatics, respectfully request your approval to conduct survey activities at Burol Elementary School as part of our Software Engineering 2 project, </w:t>
        </w:r>
      </w:ins>
      <w:ins w:id="384" w:author="Microsoft account" w:date="2025-09-26T22:46:00Z">
        <w:r>
          <w:rPr>
            <w:rFonts w:ascii="Garamond" w:hAnsi="Garamond" w:cs="Arial"/>
            <w:b/>
            <w:bCs/>
            <w:i/>
            <w:iCs/>
            <w:color w:val="000000"/>
            <w:sz w:val="22"/>
            <w:szCs w:val="22"/>
          </w:rPr>
          <w:t>“BESIMS: Burol Elementary School Information Management System.</w:t>
        </w:r>
      </w:ins>
      <w:ins w:id="385" w:author="Microsoft account" w:date="2025-09-26T22:46:00Z">
        <w:r>
          <w:rPr>
            <w:rFonts w:ascii="Garamond" w:hAnsi="Garamond" w:cs="Arial"/>
            <w:i/>
            <w:iCs/>
            <w:color w:val="000000"/>
            <w:sz w:val="22"/>
            <w:szCs w:val="22"/>
          </w:rPr>
          <w:t>”</w:t>
        </w:r>
      </w:ins>
    </w:p>
    <w:p w14:paraId="18F00A1F">
      <w:pPr>
        <w:pStyle w:val="7"/>
        <w:spacing w:before="100" w:beforeAutospacing="0" w:after="100" w:afterAutospacing="0"/>
        <w:ind w:left="-284"/>
        <w:jc w:val="both"/>
        <w:rPr>
          <w:ins w:id="387" w:author="Microsoft account" w:date="2025-09-26T22:46:00Z"/>
          <w:rFonts w:ascii="Garamond" w:hAnsi="Garamond"/>
        </w:rPr>
        <w:pPrChange w:id="386" w:author="Microsoft account" w:date="2025-09-26T23:55:00Z">
          <w:pPr>
            <w:pStyle w:val="7"/>
            <w:spacing w:before="240" w:beforeAutospacing="0" w:after="240" w:afterAutospacing="0"/>
            <w:jc w:val="both"/>
          </w:pPr>
        </w:pPrChange>
      </w:pPr>
      <w:ins w:id="388" w:author="Microsoft account" w:date="2025-09-26T22:46:00Z">
        <w:r>
          <w:rPr>
            <w:rFonts w:ascii="Garamond" w:hAnsi="Garamond" w:cs="Arial"/>
            <w:color w:val="000000"/>
            <w:sz w:val="22"/>
            <w:szCs w:val="22"/>
          </w:rPr>
          <w:t>The activities are as follows:</w:t>
        </w:r>
      </w:ins>
    </w:p>
    <w:p w14:paraId="4BC10633">
      <w:pPr>
        <w:pStyle w:val="7"/>
        <w:numPr>
          <w:ilvl w:val="0"/>
          <w:numId w:val="1"/>
        </w:numPr>
        <w:tabs>
          <w:tab w:val="left" w:pos="426"/>
        </w:tabs>
        <w:spacing w:before="100" w:beforeAutospacing="0" w:after="100" w:afterAutospacing="0"/>
        <w:ind w:left="357" w:right="-561" w:hanging="357"/>
        <w:jc w:val="both"/>
        <w:textAlignment w:val="baseline"/>
        <w:rPr>
          <w:ins w:id="390" w:author="Microsoft account" w:date="2025-09-26T22:46:00Z"/>
          <w:rFonts w:ascii="Garamond" w:hAnsi="Garamond" w:cs="Arial"/>
          <w:color w:val="000000"/>
          <w:sz w:val="22"/>
          <w:szCs w:val="22"/>
        </w:rPr>
        <w:pPrChange w:id="389" w:author="Microsoft account" w:date="2025-09-27T00:01:00Z">
          <w:pPr>
            <w:pStyle w:val="7"/>
            <w:numPr>
              <w:ilvl w:val="0"/>
              <w:numId w:val="1"/>
            </w:numPr>
            <w:spacing w:before="240" w:beforeAutospacing="0" w:afterAutospacing="0"/>
            <w:ind w:left="360" w:hanging="360"/>
            <w:jc w:val="both"/>
            <w:textAlignment w:val="baseline"/>
          </w:pPr>
        </w:pPrChange>
      </w:pPr>
      <w:ins w:id="391" w:author="Microsoft account" w:date="2025-09-26T22:46:00Z">
        <w:r>
          <w:rPr>
            <w:rFonts w:ascii="Garamond" w:hAnsi="Garamond" w:cs="Arial"/>
            <w:b/>
            <w:bCs/>
            <w:color w:val="000000"/>
            <w:sz w:val="22"/>
            <w:szCs w:val="22"/>
          </w:rPr>
          <w:t>Needs Assessment Survey</w:t>
        </w:r>
      </w:ins>
      <w:ins w:id="392" w:author="Microsoft account" w:date="2025-09-26T22:46:00Z">
        <w:r>
          <w:rPr>
            <w:rFonts w:ascii="Garamond" w:hAnsi="Garamond" w:cs="Arial"/>
            <w:color w:val="000000"/>
            <w:sz w:val="22"/>
            <w:szCs w:val="22"/>
          </w:rPr>
          <w:t xml:space="preserve"> – </w:t>
        </w:r>
      </w:ins>
      <w:ins w:id="393" w:author="Microsoft account" w:date="2025-09-26T22:46:00Z">
        <w:r>
          <w:rPr>
            <w:rFonts w:ascii="Garamond" w:hAnsi="Garamond" w:cs="Arial"/>
            <w:b/>
            <w:bCs/>
            <w:color w:val="000000"/>
            <w:sz w:val="22"/>
            <w:szCs w:val="22"/>
          </w:rPr>
          <w:t>Oct 1 -2, 2025,</w:t>
        </w:r>
      </w:ins>
      <w:ins w:id="394" w:author="Microsoft account" w:date="2025-09-26T22:46:00Z">
        <w:r>
          <w:rPr>
            <w:rFonts w:ascii="Garamond" w:hAnsi="Garamond" w:cs="Arial"/>
            <w:color w:val="000000"/>
            <w:sz w:val="22"/>
            <w:szCs w:val="22"/>
          </w:rPr>
          <w:t xml:space="preserve"> using paper-based validated questionnaires to determine the</w:t>
        </w:r>
      </w:ins>
      <w:ins w:id="395" w:author="Microsoft account" w:date="2025-09-26T22:46:00Z">
        <w:r>
          <w:rPr/>
          <w:t xml:space="preserve"> </w:t>
        </w:r>
      </w:ins>
      <w:ins w:id="396" w:author="Microsoft account" w:date="2025-09-26T22:46:00Z">
        <w:r>
          <w:rPr>
            <w:rFonts w:ascii="Garamond" w:hAnsi="Garamond" w:cs="Arial"/>
            <w:color w:val="000000"/>
            <w:sz w:val="22"/>
            <w:szCs w:val="22"/>
          </w:rPr>
          <w:t>school’s information requirements and feature needs.</w:t>
        </w:r>
      </w:ins>
    </w:p>
    <w:p w14:paraId="4717C28C">
      <w:pPr>
        <w:pStyle w:val="7"/>
        <w:numPr>
          <w:ilvl w:val="0"/>
          <w:numId w:val="1"/>
        </w:numPr>
        <w:spacing w:beforeAutospacing="0" w:afterAutospacing="0"/>
        <w:ind w:left="357" w:right="-561" w:hanging="357"/>
        <w:jc w:val="both"/>
        <w:textAlignment w:val="baseline"/>
        <w:rPr>
          <w:ins w:id="398" w:author="Microsoft account" w:date="2025-09-26T22:46:00Z"/>
          <w:rFonts w:ascii="Garamond" w:hAnsi="Garamond" w:cs="Arial"/>
          <w:color w:val="000000"/>
          <w:sz w:val="22"/>
          <w:szCs w:val="22"/>
        </w:rPr>
        <w:pPrChange w:id="397" w:author="Microsoft account" w:date="2025-09-26T23:56:00Z">
          <w:pPr>
            <w:pStyle w:val="7"/>
            <w:numPr>
              <w:ilvl w:val="0"/>
              <w:numId w:val="1"/>
            </w:numPr>
            <w:spacing w:beforeAutospacing="0" w:afterAutospacing="0"/>
            <w:ind w:left="360" w:hanging="360"/>
            <w:jc w:val="both"/>
            <w:textAlignment w:val="baseline"/>
          </w:pPr>
        </w:pPrChange>
      </w:pPr>
      <w:ins w:id="399" w:author="Microsoft account" w:date="2025-09-26T22:46:00Z">
        <w:r>
          <w:rPr>
            <w:rFonts w:ascii="Garamond" w:hAnsi="Garamond" w:cs="Arial"/>
            <w:b/>
            <w:bCs/>
            <w:color w:val="000000"/>
            <w:sz w:val="22"/>
            <w:szCs w:val="22"/>
          </w:rPr>
          <w:t>System Evaluation Survey</w:t>
        </w:r>
      </w:ins>
      <w:ins w:id="400" w:author="Microsoft account" w:date="2025-09-26T22:46:00Z">
        <w:r>
          <w:rPr>
            <w:rFonts w:ascii="Garamond" w:hAnsi="Garamond" w:cs="Arial"/>
            <w:color w:val="000000"/>
            <w:sz w:val="22"/>
            <w:szCs w:val="22"/>
          </w:rPr>
          <w:t xml:space="preserve"> – To be conducted on </w:t>
        </w:r>
      </w:ins>
      <w:ins w:id="401" w:author="Microsoft account" w:date="2025-09-26T22:46:00Z">
        <w:r>
          <w:rPr>
            <w:rFonts w:ascii="Garamond" w:hAnsi="Garamond" w:cs="Arial"/>
            <w:b/>
            <w:bCs/>
            <w:color w:val="000000"/>
            <w:sz w:val="22"/>
            <w:szCs w:val="22"/>
          </w:rPr>
          <w:t>October 3 – 13, 2025</w:t>
        </w:r>
      </w:ins>
      <w:ins w:id="402" w:author="Microsoft account" w:date="2025-09-26T22:46:00Z">
        <w:r>
          <w:rPr>
            <w:rFonts w:ascii="Garamond" w:hAnsi="Garamond" w:cs="Arial"/>
            <w:color w:val="000000"/>
            <w:sz w:val="22"/>
            <w:szCs w:val="22"/>
          </w:rPr>
          <w:t xml:space="preserve">, using </w:t>
        </w:r>
      </w:ins>
      <w:ins w:id="403" w:author="Microsoft account" w:date="2025-09-26T22:46:00Z">
        <w:r>
          <w:rPr>
            <w:rFonts w:ascii="Garamond" w:hAnsi="Garamond" w:cs="Arial"/>
            <w:b/>
            <w:bCs/>
            <w:color w:val="000000"/>
            <w:sz w:val="22"/>
            <w:szCs w:val="22"/>
          </w:rPr>
          <w:t>ISO/IEC 25010 quality metrics</w:t>
        </w:r>
      </w:ins>
      <w:ins w:id="404" w:author="Microsoft account" w:date="2025-09-26T22:46:00Z">
        <w:r>
          <w:rPr>
            <w:rFonts w:ascii="Garamond" w:hAnsi="Garamond" w:cs="Arial"/>
            <w:color w:val="000000"/>
            <w:sz w:val="22"/>
            <w:szCs w:val="22"/>
          </w:rPr>
          <w:t xml:space="preserve"> through </w:t>
        </w:r>
      </w:ins>
      <w:ins w:id="405" w:author="Microsoft account" w:date="2025-09-26T22:46:00Z">
        <w:r>
          <w:rPr>
            <w:rFonts w:ascii="Garamond" w:hAnsi="Garamond" w:cs="Arial"/>
            <w:b/>
            <w:bCs/>
            <w:color w:val="000000"/>
            <w:sz w:val="22"/>
            <w:szCs w:val="22"/>
          </w:rPr>
          <w:t>paper-based questionnaires</w:t>
        </w:r>
      </w:ins>
      <w:ins w:id="406" w:author="Microsoft account" w:date="2025-09-26T22:46:00Z">
        <w:r>
          <w:rPr>
            <w:rFonts w:ascii="Garamond" w:hAnsi="Garamond" w:cs="Arial"/>
            <w:color w:val="000000"/>
            <w:sz w:val="22"/>
            <w:szCs w:val="22"/>
          </w:rPr>
          <w:t>. This activity will gather feedback from the school personnel on BESIMS in terms of performance efficiency, usability, maintainability, reliability, security, and functional suitability</w:t>
        </w:r>
      </w:ins>
    </w:p>
    <w:p w14:paraId="758F3D89">
      <w:pPr>
        <w:pStyle w:val="7"/>
        <w:spacing w:before="100" w:beforeAutospacing="0" w:afterAutospacing="0"/>
        <w:ind w:left="-567" w:right="-561"/>
        <w:jc w:val="both"/>
        <w:rPr>
          <w:ins w:id="408" w:author="Microsoft account" w:date="2025-09-26T22:46:00Z"/>
          <w:rFonts w:ascii="Garamond" w:hAnsi="Garamond"/>
        </w:rPr>
        <w:pPrChange w:id="407" w:author="Microsoft account" w:date="2025-09-26T23:56:00Z">
          <w:pPr>
            <w:pStyle w:val="7"/>
            <w:spacing w:before="200" w:beforeAutospacing="0" w:afterAutospacing="0"/>
            <w:jc w:val="both"/>
          </w:pPr>
        </w:pPrChange>
      </w:pPr>
      <w:ins w:id="409" w:author="Microsoft account" w:date="2025-09-26T22:46:00Z">
        <w:r>
          <w:rPr>
            <w:rFonts w:ascii="Garamond" w:hAnsi="Garamond" w:cs="Arial"/>
            <w:color w:val="000000"/>
            <w:sz w:val="22"/>
            <w:szCs w:val="22"/>
          </w:rPr>
          <w:t xml:space="preserve">These activities will be scheduled with flexibility to accommodate school personnel and researchers. In compliance with Republic Act No. 10173, the </w:t>
        </w:r>
      </w:ins>
      <w:ins w:id="410" w:author="Microsoft account" w:date="2025-09-26T22:46:00Z">
        <w:r>
          <w:rPr>
            <w:rFonts w:ascii="Garamond" w:hAnsi="Garamond" w:cs="Arial"/>
            <w:b/>
            <w:bCs/>
            <w:color w:val="000000"/>
            <w:sz w:val="22"/>
            <w:szCs w:val="22"/>
          </w:rPr>
          <w:t>Data Privacy Act of 2012</w:t>
        </w:r>
      </w:ins>
      <w:ins w:id="411" w:author="Microsoft account" w:date="2025-09-26T22:46:00Z">
        <w:r>
          <w:rPr>
            <w:rFonts w:ascii="Garamond" w:hAnsi="Garamond" w:cs="Arial"/>
            <w:color w:val="000000"/>
            <w:sz w:val="22"/>
            <w:szCs w:val="22"/>
          </w:rPr>
          <w:t>, participation will be voluntary, responses will remain anonymous, and all data will be kept strictly confidential for academic purposes only. Copies of the validated questionnaires are attached for your reference.</w:t>
        </w:r>
      </w:ins>
    </w:p>
    <w:p w14:paraId="1338B851">
      <w:pPr>
        <w:pStyle w:val="7"/>
        <w:spacing w:before="100" w:beforeAutospacing="0" w:after="100" w:afterAutospacing="0"/>
        <w:ind w:left="-567" w:right="-563"/>
        <w:jc w:val="both"/>
        <w:rPr>
          <w:ins w:id="413" w:author="Microsoft account" w:date="2025-09-26T22:46:00Z"/>
          <w:rFonts w:ascii="Garamond" w:hAnsi="Garamond"/>
        </w:rPr>
        <w:pPrChange w:id="412" w:author="Microsoft account" w:date="2025-09-26T23:57:00Z">
          <w:pPr>
            <w:pStyle w:val="7"/>
            <w:spacing w:before="200" w:beforeAutospacing="0" w:after="200" w:afterAutospacing="0"/>
            <w:jc w:val="both"/>
          </w:pPr>
        </w:pPrChange>
      </w:pPr>
      <w:ins w:id="414" w:author="Microsoft account" w:date="2025-09-26T22:46:00Z">
        <w:r>
          <w:rPr>
            <w:rFonts w:ascii="Garamond" w:hAnsi="Garamond" w:cs="Arial"/>
            <w:color w:val="000000"/>
            <w:sz w:val="22"/>
            <w:szCs w:val="22"/>
          </w:rPr>
          <w:t xml:space="preserve">We sincerely hope for your approval and guidance. For further coordination, we may be reached at </w:t>
        </w:r>
      </w:ins>
      <w:ins w:id="415" w:author="Microsoft account" w:date="2025-09-26T22:46:00Z">
        <w:r>
          <w:rPr>
            <w:rFonts w:ascii="Garamond" w:hAnsi="Garamond" w:cs="Arial"/>
            <w:b/>
            <w:bCs/>
            <w:color w:val="000000"/>
            <w:sz w:val="22"/>
            <w:szCs w:val="22"/>
          </w:rPr>
          <w:t>afdimapilis@ccc.edu.ph</w:t>
        </w:r>
      </w:ins>
      <w:ins w:id="416" w:author="Microsoft account" w:date="2025-09-26T22:46:00Z">
        <w:r>
          <w:rPr>
            <w:rFonts w:ascii="Garamond" w:hAnsi="Garamond" w:cs="Arial"/>
            <w:color w:val="000000"/>
            <w:sz w:val="22"/>
            <w:szCs w:val="22"/>
          </w:rPr>
          <w:t xml:space="preserve"> or </w:t>
        </w:r>
      </w:ins>
      <w:ins w:id="417" w:author="Microsoft account" w:date="2025-09-26T22:46:00Z">
        <w:r>
          <w:rPr>
            <w:rFonts w:ascii="Garamond" w:hAnsi="Garamond" w:cs="Arial"/>
            <w:b/>
            <w:bCs/>
            <w:color w:val="000000"/>
            <w:sz w:val="22"/>
            <w:szCs w:val="22"/>
          </w:rPr>
          <w:t>0950-8950-586</w:t>
        </w:r>
      </w:ins>
      <w:ins w:id="418" w:author="Microsoft account" w:date="2025-09-26T22:46:00Z">
        <w:r>
          <w:rPr>
            <w:rFonts w:ascii="Garamond" w:hAnsi="Garamond" w:cs="Arial"/>
            <w:color w:val="000000"/>
            <w:sz w:val="22"/>
            <w:szCs w:val="22"/>
          </w:rPr>
          <w:t>.</w:t>
        </w:r>
      </w:ins>
    </w:p>
    <w:p w14:paraId="0203C589">
      <w:pPr>
        <w:pStyle w:val="7"/>
        <w:spacing w:before="200" w:beforeAutospacing="0" w:after="100" w:afterAutospacing="0"/>
        <w:ind w:left="-567"/>
        <w:jc w:val="both"/>
        <w:rPr>
          <w:ins w:id="420" w:author="Microsoft account" w:date="2025-09-26T22:46:00Z"/>
          <w:rFonts w:ascii="Garamond" w:hAnsi="Garamond"/>
        </w:rPr>
        <w:pPrChange w:id="419" w:author="Microsoft account" w:date="2025-09-26T23:57:00Z">
          <w:pPr>
            <w:pStyle w:val="7"/>
            <w:spacing w:before="240" w:beforeAutospacing="0" w:after="240" w:afterAutospacing="0"/>
            <w:jc w:val="both"/>
          </w:pPr>
        </w:pPrChange>
      </w:pPr>
      <w:ins w:id="421" w:author="Microsoft account" w:date="2025-09-26T22:46:00Z">
        <w:r>
          <w:rPr>
            <w:rFonts w:ascii="Garamond" w:hAnsi="Garamond" w:cs="Arial"/>
            <w:color w:val="000000"/>
            <w:sz w:val="22"/>
            <w:szCs w:val="22"/>
          </w:rPr>
          <w:t>Thank you very much for your time and consideration. We look forward to your kind response.</w:t>
        </w:r>
      </w:ins>
    </w:p>
    <w:p w14:paraId="4D0B9715">
      <w:pPr>
        <w:pStyle w:val="7"/>
        <w:spacing w:before="100" w:beforeAutospacing="0" w:after="200" w:afterAutospacing="0"/>
        <w:ind w:left="-567"/>
        <w:jc w:val="both"/>
        <w:rPr>
          <w:rFonts w:ascii="Garamond" w:hAnsi="Garamond"/>
        </w:rPr>
      </w:pPr>
      <w:ins w:id="422" w:author="Microsoft account" w:date="2025-09-26T22:46:00Z">
        <w:r>
          <w:rPr>
            <w:rFonts w:ascii="Garamond" w:hAnsi="Garamond" w:cs="Arial"/>
            <w:color w:val="000000"/>
            <w:sz w:val="22"/>
            <w:szCs w:val="22"/>
          </w:rPr>
          <w:t>Respectfully yours,</w:t>
        </w:r>
      </w:ins>
    </w:p>
    <w:p w14:paraId="4269CE25">
      <w:pPr>
        <w:pStyle w:val="7"/>
        <w:ind w:left="-993"/>
        <w:rPr>
          <w:rFonts w:ascii="Arial" w:hAnsi="Arial" w:cs="Arial"/>
          <w:b/>
          <w:bCs/>
          <w:lang w:val="en-US"/>
          <w:rPrChange w:id="424" w:author="db garcia" w:date="2025-09-17T23:48:00Z">
            <w:rPr>
              <w:rFonts w:ascii="Arial" w:hAnsi="Arial" w:cs="Arial"/>
              <w:b/>
              <w:bCs/>
              <w:lang w:val="en-US"/>
            </w:rPr>
          </w:rPrChange>
        </w:rPr>
        <w:pPrChange w:id="423" w:author="Microsoft account" w:date="2025-09-27T00:00:00Z">
          <w:pPr/>
        </w:pPrChange>
      </w:pPr>
      <w:ins w:id="425" w:author="Microsoft account" w:date="2025-09-26T22:46:00Z">
        <w:r>
          <w:rPr>
            <w:rFonts w:ascii="Garamond" w:hAnsi="Garamond" w:cs="Arial"/>
            <w:b/>
            <w:bCs/>
            <w:color w:val="000000"/>
            <w:sz w:val="22"/>
            <w:szCs w:val="22"/>
            <w:u w:val="single"/>
          </w:rPr>
          <w:t>LORENA B. DELEJERO</w:t>
        </w:r>
      </w:ins>
      <w:ins w:id="426" w:author="Microsoft account" w:date="2025-09-26T22:46:00Z">
        <w:r>
          <w:rPr>
            <w:rStyle w:val="15"/>
            <w:rFonts w:ascii="Garamond" w:hAnsi="Garamond" w:cs="Arial"/>
            <w:color w:val="000000"/>
            <w:sz w:val="22"/>
            <w:szCs w:val="22"/>
          </w:rPr>
          <w:tab/>
        </w:r>
      </w:ins>
      <w:ins w:id="427" w:author="Microsoft account" w:date="2025-09-26T22:46:00Z">
        <w:r>
          <w:rPr>
            <w:rFonts w:ascii="Garamond" w:hAnsi="Garamond" w:cs="Arial"/>
            <w:color w:val="000000"/>
            <w:sz w:val="22"/>
            <w:szCs w:val="22"/>
          </w:rPr>
          <w:t xml:space="preserve">              </w:t>
        </w:r>
      </w:ins>
      <w:ins w:id="428" w:author="Microsoft account" w:date="2025-09-26T22:46:00Z">
        <w:r>
          <w:rPr>
            <w:rStyle w:val="15"/>
            <w:rFonts w:ascii="Garamond" w:hAnsi="Garamond" w:cs="Arial"/>
            <w:color w:val="000000"/>
            <w:sz w:val="22"/>
            <w:szCs w:val="22"/>
          </w:rPr>
          <w:tab/>
        </w:r>
      </w:ins>
      <w:ins w:id="429" w:author="Microsoft account" w:date="2025-09-26T22:46:00Z">
        <w:r>
          <w:rPr>
            <w:rStyle w:val="15"/>
            <w:rFonts w:ascii="Garamond" w:hAnsi="Garamond" w:cs="Arial"/>
            <w:color w:val="000000"/>
            <w:sz w:val="22"/>
            <w:szCs w:val="22"/>
          </w:rPr>
          <w:tab/>
        </w:r>
      </w:ins>
      <w:ins w:id="430" w:author="Microsoft account" w:date="2025-09-26T22:46:00Z">
        <w:r>
          <w:rPr>
            <w:rFonts w:ascii="Garamond" w:hAnsi="Garamond" w:cs="Arial"/>
            <w:b/>
            <w:bCs/>
            <w:color w:val="000000"/>
            <w:sz w:val="22"/>
            <w:szCs w:val="22"/>
            <w:u w:val="single"/>
          </w:rPr>
          <w:t>ABIGAIL</w:t>
        </w:r>
      </w:ins>
    </w:p>
    <w:sectPr>
      <w:headerReference r:id="rId5" w:type="default"/>
      <w:footerReference r:id="rId6" w:type="default"/>
      <w:pgSz w:w="12240" w:h="15840"/>
      <w:pgMar w:top="2520" w:right="1440" w:bottom="1440" w:left="1440" w:header="567" w:footer="567"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Garamond">
    <w:panose1 w:val="02020404030301010803"/>
    <w:charset w:val="00"/>
    <w:family w:val="roman"/>
    <w:pitch w:val="default"/>
    <w:sig w:usb0="00000287" w:usb1="00000000" w:usb2="00000000" w:usb3="00000000" w:csb0="0000009F" w:csb1="DFD70000"/>
  </w:font>
  <w:font w:name="Bree Serif">
    <w:altName w:val="Times New Roman"/>
    <w:panose1 w:val="00000000000000000000"/>
    <w:charset w:val="00"/>
    <w:family w:val="roman"/>
    <w:pitch w:val="default"/>
    <w:sig w:usb0="00000000" w:usb1="00000000" w:usb2="00000000" w:usb3="00000000" w:csb0="00000000" w:csb1="00000000"/>
  </w:font>
  <w:font w:name="Century Gothic">
    <w:panose1 w:val="020B0502020202020204"/>
    <w:charset w:val="00"/>
    <w:family w:val="swiss"/>
    <w:pitch w:val="default"/>
    <w:sig w:usb0="00000287" w:usb1="00000000" w:usb2="00000000" w:usb3="00000000" w:csb0="200000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C89827">
    <w:pPr>
      <w:pStyle w:val="5"/>
      <w:tabs>
        <w:tab w:val="left" w:pos="6675"/>
        <w:tab w:val="clear" w:pos="4680"/>
        <w:tab w:val="clear" w:pos="9360"/>
      </w:tabs>
    </w:pPr>
    <w:r>
      <w:rPr>
        <w:lang w:eastAsia="en-PH"/>
      </w:rPr>
      <w:drawing>
        <wp:anchor distT="0" distB="0" distL="114300" distR="114300" simplePos="0" relativeHeight="251659264" behindDoc="0" locked="0" layoutInCell="1" allowOverlap="1">
          <wp:simplePos x="0" y="0"/>
          <wp:positionH relativeFrom="leftMargin">
            <wp:posOffset>693420</wp:posOffset>
          </wp:positionH>
          <wp:positionV relativeFrom="paragraph">
            <wp:posOffset>15875</wp:posOffset>
          </wp:positionV>
          <wp:extent cx="471170" cy="466090"/>
          <wp:effectExtent l="0" t="0" r="5080" b="0"/>
          <wp:wrapNone/>
          <wp:docPr id="1448969062" name="Picture 1448969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69062" name="Picture 144896906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471170" cy="466090"/>
                  </a:xfrm>
                  <a:prstGeom prst="rect">
                    <a:avLst/>
                  </a:prstGeom>
                  <a:noFill/>
                  <a:ln>
                    <a:noFill/>
                  </a:ln>
                </pic:spPr>
              </pic:pic>
            </a:graphicData>
          </a:graphic>
        </wp:anchor>
      </w:drawing>
    </w:r>
    <w:r>
      <w:rPr>
        <w:lang w:eastAsia="en-PH"/>
      </w:rPr>
      <w:drawing>
        <wp:anchor distT="0" distB="0" distL="114300" distR="114300" simplePos="0" relativeHeight="251659264" behindDoc="0" locked="0" layoutInCell="1" allowOverlap="1">
          <wp:simplePos x="0" y="0"/>
          <wp:positionH relativeFrom="column">
            <wp:posOffset>271780</wp:posOffset>
          </wp:positionH>
          <wp:positionV relativeFrom="paragraph">
            <wp:posOffset>-17145</wp:posOffset>
          </wp:positionV>
          <wp:extent cx="828675" cy="544830"/>
          <wp:effectExtent l="0" t="0" r="9525" b="7620"/>
          <wp:wrapNone/>
          <wp:docPr id="2128107717" name="Picture 2128107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07717" name="Picture 212810771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828675" cy="544830"/>
                  </a:xfrm>
                  <a:prstGeom prst="rect">
                    <a:avLst/>
                  </a:prstGeom>
                  <a:noFill/>
                  <a:ln>
                    <a:noFill/>
                  </a:ln>
                </pic:spPr>
              </pic:pic>
            </a:graphicData>
          </a:graphic>
        </wp:anchor>
      </w:drawing>
    </w:r>
    <w:r>
      <w:rPr>
        <w:lang w:eastAsia="en-PH"/>
      </w:rPr>
      <w:drawing>
        <wp:anchor distT="0" distB="0" distL="114300" distR="114300" simplePos="0" relativeHeight="251659264" behindDoc="0" locked="0" layoutInCell="1" allowOverlap="1">
          <wp:simplePos x="0" y="0"/>
          <wp:positionH relativeFrom="column">
            <wp:posOffset>1124585</wp:posOffset>
          </wp:positionH>
          <wp:positionV relativeFrom="paragraph">
            <wp:posOffset>92075</wp:posOffset>
          </wp:positionV>
          <wp:extent cx="1176655" cy="317500"/>
          <wp:effectExtent l="0" t="0" r="4445" b="6350"/>
          <wp:wrapNone/>
          <wp:docPr id="552984151" name="Picture 55298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4151" name="Picture 55298415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176655" cy="317500"/>
                  </a:xfrm>
                  <a:prstGeom prst="rect">
                    <a:avLst/>
                  </a:prstGeom>
                  <a:noFill/>
                  <a:ln>
                    <a:noFill/>
                  </a:ln>
                </pic:spPr>
              </pic:pic>
            </a:graphicData>
          </a:graphic>
        </wp:anchor>
      </w:drawing>
    </w:r>
    <w:r>
      <w:rPr>
        <w:lang w:eastAsia="en-PH"/>
      </w:rPr>
      <w:drawing>
        <wp:anchor distT="0" distB="0" distL="114300" distR="114300" simplePos="0" relativeHeight="251659264" behindDoc="0" locked="0" layoutInCell="1" allowOverlap="1">
          <wp:simplePos x="0" y="0"/>
          <wp:positionH relativeFrom="column">
            <wp:posOffset>-691515</wp:posOffset>
          </wp:positionH>
          <wp:positionV relativeFrom="paragraph">
            <wp:posOffset>18415</wp:posOffset>
          </wp:positionV>
          <wp:extent cx="497840" cy="466090"/>
          <wp:effectExtent l="0" t="0" r="0" b="0"/>
          <wp:wrapNone/>
          <wp:docPr id="1257293792" name="Picture 125729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93792" name="Picture 1257293792"/>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497840" cy="466090"/>
                  </a:xfrm>
                  <a:prstGeom prst="rect">
                    <a:avLst/>
                  </a:prstGeom>
                  <a:noFill/>
                  <a:ln>
                    <a:noFill/>
                  </a:ln>
                </pic:spPr>
              </pic:pic>
            </a:graphicData>
          </a:graphic>
        </wp:anchor>
      </w:drawing>
    </w:r>
    <w:r>
      <w:rPr>
        <w:lang w:eastAsia="en-PH"/>
      </w:rPr>
      <mc:AlternateContent>
        <mc:Choice Requires="wps">
          <w:drawing>
            <wp:anchor distT="0" distB="0" distL="114300" distR="114300" simplePos="0" relativeHeight="251659264" behindDoc="0" locked="0" layoutInCell="1" allowOverlap="1">
              <wp:simplePos x="0" y="0"/>
              <wp:positionH relativeFrom="margin">
                <wp:posOffset>2763520</wp:posOffset>
              </wp:positionH>
              <wp:positionV relativeFrom="paragraph">
                <wp:posOffset>-38100</wp:posOffset>
              </wp:positionV>
              <wp:extent cx="3872865" cy="589280"/>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3872865" cy="589280"/>
                      </a:xfrm>
                      <a:prstGeom prst="rect">
                        <a:avLst/>
                      </a:prstGeom>
                      <a:noFill/>
                      <a:ln w="6350">
                        <a:noFill/>
                      </a:ln>
                    </wps:spPr>
                    <wps:txbx>
                      <w:txbxContent>
                        <w:p w14:paraId="16BBCB76">
                          <w:pPr>
                            <w:pStyle w:val="6"/>
                            <w:jc w:val="right"/>
                            <w:rPr>
                              <w:rFonts w:ascii="Century Gothic" w:hAnsi="Century Gothic" w:cs="Times New Roman"/>
                              <w:color w:val="003399"/>
                              <w:sz w:val="18"/>
                              <w:lang w:val="en-GB"/>
                            </w:rPr>
                          </w:pPr>
                          <w:r>
                            <w:rPr>
                              <w:rFonts w:ascii="Century Gothic" w:hAnsi="Century Gothic" w:cs="Times New Roman"/>
                              <w:color w:val="003399"/>
                              <w:sz w:val="18"/>
                              <w:lang w:val="en-GB"/>
                            </w:rPr>
                            <w:t>Old Municipal Site, Brgy. VII, Poblacion, Calamba City, Laguna</w:t>
                          </w:r>
                        </w:p>
                        <w:p w14:paraId="3D792996">
                          <w:pPr>
                            <w:pStyle w:val="6"/>
                            <w:jc w:val="right"/>
                            <w:rPr>
                              <w:rFonts w:ascii="Century Gothic" w:hAnsi="Century Gothic" w:cs="Times New Roman"/>
                              <w:color w:val="003399"/>
                              <w:sz w:val="18"/>
                              <w:lang w:val="en-GB"/>
                            </w:rPr>
                          </w:pPr>
                          <w:r>
                            <w:rPr>
                              <w:rFonts w:ascii="Century Gothic" w:hAnsi="Century Gothic" w:cs="Times New Roman"/>
                              <w:color w:val="003399"/>
                              <w:sz w:val="18"/>
                              <w:lang w:val="en-GB"/>
                            </w:rPr>
                            <w:t>(049) 559-8900 to 8907 / (02) 8-5395-170 to 171</w:t>
                          </w:r>
                        </w:p>
                        <w:p w14:paraId="6C3D306A">
                          <w:pPr>
                            <w:pStyle w:val="6"/>
                            <w:jc w:val="right"/>
                            <w:rPr>
                              <w:rFonts w:ascii="Century Gothic" w:hAnsi="Century Gothic" w:cs="Times New Roman"/>
                              <w:color w:val="003399"/>
                              <w:sz w:val="18"/>
                              <w:lang w:val="en-GB"/>
                            </w:rPr>
                          </w:pPr>
                          <w:r>
                            <w:rPr>
                              <w:rFonts w:ascii="Century Gothic" w:hAnsi="Century Gothic" w:cs="Times New Roman"/>
                              <w:color w:val="003399"/>
                              <w:sz w:val="18"/>
                              <w:lang w:val="en-GB"/>
                            </w:rPr>
                            <w:t>ccc.edu.ph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6pt;margin-top:-3pt;height:46.4pt;width:304.95pt;mso-position-horizontal-relative:margin;z-index:251659264;mso-width-relative:page;mso-height-relative:page;" filled="f" stroked="f" coordsize="21600,21600" o:gfxdata="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Hr/842wAAAAoBAAAPAAAAAAAAAAEAIAAAACIAAABkcnMvZG93bnJldi54bWxQ&#10;SwECFAAUAAAACACHTuJAvpI0ti0CAABlBAAADgAAAAAAAAABACAAAAAqAQAAZHJzL2Uyb0RvYy54&#10;bWxQSwUGAAAAAAYABgBZAQAAyQUAAAAA&#10;">
              <v:fill on="f" focussize="0,0"/>
              <v:stroke on="f" weight="0.5pt"/>
              <v:imagedata o:title=""/>
              <o:lock v:ext="edit" aspectratio="f"/>
              <v:textbox>
                <w:txbxContent>
                  <w:p w14:paraId="16BBCB76">
                    <w:pPr>
                      <w:pStyle w:val="6"/>
                      <w:jc w:val="right"/>
                      <w:rPr>
                        <w:rFonts w:ascii="Century Gothic" w:hAnsi="Century Gothic" w:cs="Times New Roman"/>
                        <w:color w:val="003399"/>
                        <w:sz w:val="18"/>
                        <w:lang w:val="en-GB"/>
                      </w:rPr>
                    </w:pPr>
                    <w:r>
                      <w:rPr>
                        <w:rFonts w:ascii="Century Gothic" w:hAnsi="Century Gothic" w:cs="Times New Roman"/>
                        <w:color w:val="003399"/>
                        <w:sz w:val="18"/>
                        <w:lang w:val="en-GB"/>
                      </w:rPr>
                      <w:t>Old Municipal Site, Brgy. VII, Poblacion, Calamba City, Laguna</w:t>
                    </w:r>
                  </w:p>
                  <w:p w14:paraId="3D792996">
                    <w:pPr>
                      <w:pStyle w:val="6"/>
                      <w:jc w:val="right"/>
                      <w:rPr>
                        <w:rFonts w:ascii="Century Gothic" w:hAnsi="Century Gothic" w:cs="Times New Roman"/>
                        <w:color w:val="003399"/>
                        <w:sz w:val="18"/>
                        <w:lang w:val="en-GB"/>
                      </w:rPr>
                    </w:pPr>
                    <w:r>
                      <w:rPr>
                        <w:rFonts w:ascii="Century Gothic" w:hAnsi="Century Gothic" w:cs="Times New Roman"/>
                        <w:color w:val="003399"/>
                        <w:sz w:val="18"/>
                        <w:lang w:val="en-GB"/>
                      </w:rPr>
                      <w:t>(049) 559-8900 to 8907 / (02) 8-5395-170 to 171</w:t>
                    </w:r>
                  </w:p>
                  <w:p w14:paraId="6C3D306A">
                    <w:pPr>
                      <w:pStyle w:val="6"/>
                      <w:jc w:val="right"/>
                      <w:rPr>
                        <w:rFonts w:ascii="Century Gothic" w:hAnsi="Century Gothic" w:cs="Times New Roman"/>
                        <w:color w:val="003399"/>
                        <w:sz w:val="18"/>
                        <w:lang w:val="en-GB"/>
                      </w:rPr>
                    </w:pPr>
                    <w:r>
                      <w:rPr>
                        <w:rFonts w:ascii="Century Gothic" w:hAnsi="Century Gothic" w:cs="Times New Roman"/>
                        <w:color w:val="003399"/>
                        <w:sz w:val="18"/>
                        <w:lang w:val="en-GB"/>
                      </w:rPr>
                      <w:t>ccc.edu.ph</w:t>
                    </w:r>
                  </w:p>
                </w:txbxContent>
              </v:textbox>
            </v:shape>
          </w:pict>
        </mc:Fallback>
      </mc:AlternateContent>
    </w:r>
  </w:p>
  <w:p w14:paraId="35E80589">
    <w:pPr>
      <w:pStyle w:val="5"/>
      <w:tabs>
        <w:tab w:val="left" w:pos="6675"/>
        <w:tab w:val="clear" w:pos="4680"/>
        <w:tab w:val="clear" w:pos="9360"/>
      </w:tabs>
    </w:pPr>
    <w:r>
      <w:rPr>
        <w:lang w:eastAsia="en-PH"/>
      </w:rPr>
      <w:drawing>
        <wp:anchor distT="0" distB="0" distL="114300" distR="114300" simplePos="0" relativeHeight="251659264" behindDoc="1" locked="0" layoutInCell="1" allowOverlap="1">
          <wp:simplePos x="0" y="0"/>
          <wp:positionH relativeFrom="margin">
            <wp:posOffset>-67945</wp:posOffset>
          </wp:positionH>
          <wp:positionV relativeFrom="paragraph">
            <wp:posOffset>-1544320</wp:posOffset>
          </wp:positionV>
          <wp:extent cx="5999480" cy="3746500"/>
          <wp:effectExtent l="0" t="0" r="1270" b="6350"/>
          <wp:wrapNone/>
          <wp:docPr id="2009998275" name="Picture 200999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8275" name="Picture 2009998275"/>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contrast="20000"/>
                            </a14:imgEffect>
                          </a14:imgLayer>
                        </a14:imgProps>
                      </a:ext>
                      <a:ext uri="{28A0092B-C50C-407E-A947-70E740481C1C}">
                        <a14:useLocalDpi xmlns:a14="http://schemas.microsoft.com/office/drawing/2010/main" val="0"/>
                      </a:ext>
                    </a:extLst>
                  </a:blip>
                  <a:srcRect l="16681" t="21803" r="16681" b="21803"/>
                  <a:stretch>
                    <a:fillRect/>
                  </a:stretch>
                </pic:blipFill>
                <pic:spPr>
                  <a:xfrm>
                    <a:off x="0" y="0"/>
                    <a:ext cx="5999480" cy="3746500"/>
                  </a:xfrm>
                  <a:prstGeom prst="rect">
                    <a:avLst/>
                  </a:prstGeom>
                  <a:noFill/>
                  <a:ln>
                    <a:noFill/>
                  </a:ln>
                </pic:spPr>
              </pic:pic>
            </a:graphicData>
          </a:graphic>
        </wp:anchor>
      </w:drawing>
    </w:r>
    <w:r>
      <w:tab/>
    </w:r>
  </w:p>
  <w:p w14:paraId="212923C6">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E11104">
    <w:pPr>
      <w:pStyle w:val="6"/>
      <w:tabs>
        <w:tab w:val="left" w:pos="3615"/>
        <w:tab w:val="clear" w:pos="4680"/>
        <w:tab w:val="clear" w:pos="9360"/>
      </w:tabs>
    </w:pPr>
    <w:r>
      <w:rPr>
        <w:lang w:eastAsia="en-PH"/>
      </w:rPr>
      <mc:AlternateContent>
        <mc:Choice Requires="wpg">
          <w:drawing>
            <wp:anchor distT="0" distB="0" distL="114300" distR="114300" simplePos="0" relativeHeight="251659264" behindDoc="0" locked="0" layoutInCell="1" allowOverlap="1">
              <wp:simplePos x="0" y="0"/>
              <wp:positionH relativeFrom="column">
                <wp:posOffset>2782570</wp:posOffset>
              </wp:positionH>
              <wp:positionV relativeFrom="paragraph">
                <wp:posOffset>-161925</wp:posOffset>
              </wp:positionV>
              <wp:extent cx="3888105" cy="1038225"/>
              <wp:effectExtent l="0" t="0" r="0" b="9525"/>
              <wp:wrapNone/>
              <wp:docPr id="10" name="Group 10"/>
              <wp:cNvGraphicFramePr/>
              <a:graphic xmlns:a="http://schemas.openxmlformats.org/drawingml/2006/main">
                <a:graphicData uri="http://schemas.microsoft.com/office/word/2010/wordprocessingGroup">
                  <wpg:wgp>
                    <wpg:cNvGrpSpPr/>
                    <wpg:grpSpPr>
                      <a:xfrm>
                        <a:off x="0" y="0"/>
                        <a:ext cx="3888186" cy="1038225"/>
                        <a:chOff x="0" y="0"/>
                        <a:chExt cx="3888466" cy="1038225"/>
                      </a:xfrm>
                    </wpg:grpSpPr>
                    <wps:wsp>
                      <wps:cNvPr id="3" name="Text Box 3"/>
                      <wps:cNvSpPr txBox="1"/>
                      <wps:spPr>
                        <a:xfrm>
                          <a:off x="0" y="0"/>
                          <a:ext cx="2362200" cy="1038225"/>
                        </a:xfrm>
                        <a:prstGeom prst="rect">
                          <a:avLst/>
                        </a:prstGeom>
                        <a:noFill/>
                        <a:ln w="6350">
                          <a:noFill/>
                        </a:ln>
                      </wps:spPr>
                      <wps:txbx>
                        <w:txbxContent>
                          <w:p w14:paraId="24E80E02">
                            <w:pPr>
                              <w:spacing w:after="0"/>
                              <w:rPr>
                                <w:rFonts w:ascii="Bree Serif" w:hAnsi="Bree Serif"/>
                                <w:color w:val="003399"/>
                                <w:sz w:val="20"/>
                              </w:rPr>
                            </w:pPr>
                            <w:r>
                              <w:rPr>
                                <w:rFonts w:ascii="Bree Serif" w:hAnsi="Bree Serif"/>
                                <w:color w:val="003399"/>
                                <w:sz w:val="20"/>
                              </w:rPr>
                              <w:t>CITY GOVERNMENT OF CALAMBA</w:t>
                            </w:r>
                          </w:p>
                          <w:p w14:paraId="756E38E4">
                            <w:pPr>
                              <w:spacing w:after="0"/>
                              <w:rPr>
                                <w:rFonts w:ascii="Bree Serif" w:hAnsi="Bree Serif"/>
                                <w:color w:val="003399"/>
                                <w:sz w:val="18"/>
                              </w:rPr>
                            </w:pPr>
                          </w:p>
                          <w:p w14:paraId="20897EB0">
                            <w:pPr>
                              <w:spacing w:after="0"/>
                              <w:rPr>
                                <w:rFonts w:ascii="Bree Serif" w:hAnsi="Bree Serif"/>
                                <w:i/>
                                <w:color w:val="003399"/>
                                <w:sz w:val="20"/>
                              </w:rPr>
                            </w:pPr>
                            <w:r>
                              <w:rPr>
                                <w:rFonts w:ascii="Bree Serif" w:hAnsi="Bree Serif"/>
                                <w:i/>
                                <w:color w:val="003399"/>
                                <w:sz w:val="20"/>
                              </w:rPr>
                              <w:t>Dalubhasaan ng Lungsod ng Calamba</w:t>
                            </w:r>
                          </w:p>
                          <w:p w14:paraId="55CDE327">
                            <w:pPr>
                              <w:pStyle w:val="11"/>
                              <w:rPr>
                                <w:rFonts w:ascii="Century Gothic" w:hAnsi="Century Gothic" w:cs="Times New Roman"/>
                                <w:b/>
                                <w:color w:val="003399"/>
                                <w:sz w:val="16"/>
                                <w:lang w:val="en-GB"/>
                              </w:rPr>
                            </w:pPr>
                            <w:r>
                              <w:rPr>
                                <w:rFonts w:ascii="Century Gothic" w:hAnsi="Century Gothic" w:cs="Times New Roman"/>
                                <w:b/>
                                <w:color w:val="003399"/>
                                <w:sz w:val="16"/>
                                <w:lang w:val="en-GB"/>
                              </w:rPr>
                              <w:t>ALCUCOA Level I Accredited</w:t>
                            </w:r>
                          </w:p>
                          <w:p w14:paraId="5690385E">
                            <w:pPr>
                              <w:pStyle w:val="11"/>
                              <w:rPr>
                                <w:rFonts w:ascii="Century Gothic" w:hAnsi="Century Gothic" w:cs="Times New Roman"/>
                                <w:color w:val="003399"/>
                                <w:sz w:val="16"/>
                                <w:lang w:val="en-GB"/>
                              </w:rPr>
                            </w:pPr>
                            <w:r>
                              <w:rPr>
                                <w:rFonts w:ascii="Century Gothic" w:hAnsi="Century Gothic" w:cs="Times New Roman"/>
                                <w:b/>
                                <w:color w:val="003399"/>
                                <w:sz w:val="16"/>
                                <w:lang w:val="en-GB"/>
                              </w:rPr>
                              <w:t>Global Citizenship Education - Regional Hub</w:t>
                            </w:r>
                          </w:p>
                        </w:txbxContent>
                      </wps:txbx>
                      <wps:bodyPr rot="0" spcFirstLastPara="0" vertOverflow="overflow" horzOverflow="overflow" vert="horz" wrap="square" lIns="91440" tIns="0" rIns="0" bIns="0" numCol="1" spcCol="0" rtlCol="0" fromWordArt="0" anchor="t" anchorCtr="0" forceAA="0" compatLnSpc="1">
                        <a:noAutofit/>
                      </wps:bodyPr>
                    </wps:wsp>
                    <wps:wsp>
                      <wps:cNvPr id="64" name="Text Box 64"/>
                      <wps:cNvSpPr txBox="1"/>
                      <wps:spPr>
                        <a:xfrm>
                          <a:off x="76199" y="114300"/>
                          <a:ext cx="3812267" cy="263525"/>
                        </a:xfrm>
                        <a:prstGeom prst="rect">
                          <a:avLst/>
                        </a:prstGeom>
                        <a:noFill/>
                        <a:ln w="6350">
                          <a:noFill/>
                        </a:ln>
                      </wps:spPr>
                      <wps:txbx>
                        <w:txbxContent>
                          <w:p w14:paraId="2C2C0508">
                            <w:pPr>
                              <w:spacing w:after="0" w:line="240" w:lineRule="auto"/>
                              <w:rPr>
                                <w:rFonts w:ascii="Bree Serif" w:hAnsi="Bree Serif"/>
                                <w:b/>
                                <w:color w:val="003399"/>
                                <w:sz w:val="36"/>
                              </w:rPr>
                            </w:pPr>
                            <w:r>
                              <w:rPr>
                                <w:rFonts w:ascii="Bree Serif" w:hAnsi="Bree Serif"/>
                                <w:b/>
                                <w:color w:val="003399"/>
                                <w:sz w:val="36"/>
                              </w:rPr>
                              <w:t>CITY COLLEGE OF CALAMBA</w:t>
                            </w:r>
                          </w:p>
                          <w:p w14:paraId="2FC9D25C">
                            <w:pPr>
                              <w:pStyle w:val="5"/>
                              <w:rPr>
                                <w:rFonts w:ascii="Century Gothic" w:hAnsi="Century Gothic" w:cs="Times New Roman"/>
                                <w:color w:val="003399"/>
                                <w:sz w:val="20"/>
                                <w:lang w:val="en-GB"/>
                              </w:rPr>
                            </w:pP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219.1pt;margin-top:-12.75pt;height:81.75pt;width:306.15pt;z-index:251659264;mso-width-relative:page;mso-height-relative:page;" coordsize="3888466,1038225" o:gfxdata="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B1LD492gAAAAwBAAAPAAAAAAAAAAEA&#10;IAAAACIAAABkcnMvZG93bnJldi54bWxQSwECFAAUAAAACACHTuJAvPrIKLgCAAAOCAAADgAAAAAA&#10;AAABACAAAAApAQAAZHJzL2Uyb0RvYy54bWxQSwUGAAAAAAYABgBZAQAAUwYAAAAA&#10;">
              <o:lock v:ext="edit" aspectratio="f"/>
              <v:shape id="_x0000_s1026" o:spid="_x0000_s1026" o:spt="202" type="#_x0000_t202" style="position:absolute;left:0;top:0;height:1038225;width:2362200;" filled="f" stroked="f" coordsize="21600,21600" o:gfxdata="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iAeRW5AAAA2gAA&#10;AA8AAAAAAAAAAQAgAAAAIgAAAGRycy9kb3ducmV2LnhtbFBLAQIUABQAAAAIAIdO4kAzLwWeOwAA&#10;ADkAAAAQAAAAAAAAAAEAIAAAAAgBAABkcnMvc2hhcGV4bWwueG1sUEsFBgAAAAAGAAYAWwEAALID&#10;AAAAAA==&#10;">
                <v:fill on="f" focussize="0,0"/>
                <v:stroke on="f" weight="0.5pt"/>
                <v:imagedata o:title=""/>
                <o:lock v:ext="edit" aspectratio="f"/>
                <v:textbox inset="2.54mm,0mm,0mm,0mm">
                  <w:txbxContent>
                    <w:p w14:paraId="24E80E02">
                      <w:pPr>
                        <w:spacing w:after="0"/>
                        <w:rPr>
                          <w:rFonts w:ascii="Bree Serif" w:hAnsi="Bree Serif"/>
                          <w:color w:val="003399"/>
                          <w:sz w:val="20"/>
                        </w:rPr>
                      </w:pPr>
                      <w:r>
                        <w:rPr>
                          <w:rFonts w:ascii="Bree Serif" w:hAnsi="Bree Serif"/>
                          <w:color w:val="003399"/>
                          <w:sz w:val="20"/>
                        </w:rPr>
                        <w:t>CITY GOVERNMENT OF CALAMBA</w:t>
                      </w:r>
                    </w:p>
                    <w:p w14:paraId="756E38E4">
                      <w:pPr>
                        <w:spacing w:after="0"/>
                        <w:rPr>
                          <w:rFonts w:ascii="Bree Serif" w:hAnsi="Bree Serif"/>
                          <w:color w:val="003399"/>
                          <w:sz w:val="18"/>
                        </w:rPr>
                      </w:pPr>
                    </w:p>
                    <w:p w14:paraId="20897EB0">
                      <w:pPr>
                        <w:spacing w:after="0"/>
                        <w:rPr>
                          <w:rFonts w:ascii="Bree Serif" w:hAnsi="Bree Serif"/>
                          <w:i/>
                          <w:color w:val="003399"/>
                          <w:sz w:val="20"/>
                        </w:rPr>
                      </w:pPr>
                      <w:r>
                        <w:rPr>
                          <w:rFonts w:ascii="Bree Serif" w:hAnsi="Bree Serif"/>
                          <w:i/>
                          <w:color w:val="003399"/>
                          <w:sz w:val="20"/>
                        </w:rPr>
                        <w:t>Dalubhasaan ng Lungsod ng Calamba</w:t>
                      </w:r>
                    </w:p>
                    <w:p w14:paraId="55CDE327">
                      <w:pPr>
                        <w:pStyle w:val="11"/>
                        <w:rPr>
                          <w:rFonts w:ascii="Century Gothic" w:hAnsi="Century Gothic" w:cs="Times New Roman"/>
                          <w:b/>
                          <w:color w:val="003399"/>
                          <w:sz w:val="16"/>
                          <w:lang w:val="en-GB"/>
                        </w:rPr>
                      </w:pPr>
                      <w:r>
                        <w:rPr>
                          <w:rFonts w:ascii="Century Gothic" w:hAnsi="Century Gothic" w:cs="Times New Roman"/>
                          <w:b/>
                          <w:color w:val="003399"/>
                          <w:sz w:val="16"/>
                          <w:lang w:val="en-GB"/>
                        </w:rPr>
                        <w:t>ALCUCOA Level I Accredited</w:t>
                      </w:r>
                    </w:p>
                    <w:p w14:paraId="5690385E">
                      <w:pPr>
                        <w:pStyle w:val="11"/>
                        <w:rPr>
                          <w:rFonts w:ascii="Century Gothic" w:hAnsi="Century Gothic" w:cs="Times New Roman"/>
                          <w:color w:val="003399"/>
                          <w:sz w:val="16"/>
                          <w:lang w:val="en-GB"/>
                        </w:rPr>
                      </w:pPr>
                      <w:r>
                        <w:rPr>
                          <w:rFonts w:ascii="Century Gothic" w:hAnsi="Century Gothic" w:cs="Times New Roman"/>
                          <w:b/>
                          <w:color w:val="003399"/>
                          <w:sz w:val="16"/>
                          <w:lang w:val="en-GB"/>
                        </w:rPr>
                        <w:t>Global Citizenship Education - Regional Hub</w:t>
                      </w:r>
                    </w:p>
                  </w:txbxContent>
                </v:textbox>
              </v:shape>
              <v:shape id="_x0000_s1026" o:spid="_x0000_s1026" o:spt="202" type="#_x0000_t202" style="position:absolute;left:76199;top:114300;height:263525;width:3812267;" filled="f" stroked="f" coordsize="21600,21600" o:gfxdata="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ecTu/&#10;AAAA2w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14:paraId="2C2C0508">
                      <w:pPr>
                        <w:spacing w:after="0" w:line="240" w:lineRule="auto"/>
                        <w:rPr>
                          <w:rFonts w:ascii="Bree Serif" w:hAnsi="Bree Serif"/>
                          <w:b/>
                          <w:color w:val="003399"/>
                          <w:sz w:val="36"/>
                        </w:rPr>
                      </w:pPr>
                      <w:r>
                        <w:rPr>
                          <w:rFonts w:ascii="Bree Serif" w:hAnsi="Bree Serif"/>
                          <w:b/>
                          <w:color w:val="003399"/>
                          <w:sz w:val="36"/>
                        </w:rPr>
                        <w:t>CITY COLLEGE OF CALAMBA</w:t>
                      </w:r>
                    </w:p>
                    <w:p w14:paraId="2FC9D25C">
                      <w:pPr>
                        <w:pStyle w:val="5"/>
                        <w:rPr>
                          <w:rFonts w:ascii="Century Gothic" w:hAnsi="Century Gothic" w:cs="Times New Roman"/>
                          <w:color w:val="003399"/>
                          <w:sz w:val="20"/>
                          <w:lang w:val="en-GB"/>
                        </w:rPr>
                      </w:pPr>
                    </w:p>
                  </w:txbxContent>
                </v:textbox>
              </v:shape>
            </v:group>
          </w:pict>
        </mc:Fallback>
      </mc:AlternateContent>
    </w:r>
    <w:r>
      <w:rPr>
        <w:lang w:eastAsia="en-PH"/>
      </w:rPr>
      <w:drawing>
        <wp:anchor distT="0" distB="0" distL="114300" distR="114300" simplePos="0" relativeHeight="251659264" behindDoc="1" locked="0" layoutInCell="1" allowOverlap="1">
          <wp:simplePos x="0" y="0"/>
          <wp:positionH relativeFrom="column">
            <wp:posOffset>1990725</wp:posOffset>
          </wp:positionH>
          <wp:positionV relativeFrom="paragraph">
            <wp:posOffset>-185420</wp:posOffset>
          </wp:positionV>
          <wp:extent cx="841375" cy="841375"/>
          <wp:effectExtent l="0" t="0" r="0" b="0"/>
          <wp:wrapNone/>
          <wp:docPr id="900151770" name="Picture 90015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51770" name="Picture 90015177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41248" cy="841248"/>
                  </a:xfrm>
                  <a:prstGeom prst="rect">
                    <a:avLst/>
                  </a:prstGeom>
                  <a:noFill/>
                  <a:ln>
                    <a:noFill/>
                  </a:ln>
                </pic:spPr>
              </pic:pic>
            </a:graphicData>
          </a:graphic>
        </wp:anchor>
      </w:drawing>
    </w:r>
    <w:r>
      <w:rPr>
        <w:lang w:eastAsia="en-PH"/>
      </w:rPr>
      <mc:AlternateContent>
        <mc:Choice Requires="wps">
          <w:drawing>
            <wp:anchor distT="0" distB="0" distL="114300" distR="114300" simplePos="0" relativeHeight="251659264" behindDoc="0" locked="0" layoutInCell="1" allowOverlap="1">
              <wp:simplePos x="0" y="0"/>
              <wp:positionH relativeFrom="margin">
                <wp:posOffset>-66040</wp:posOffset>
              </wp:positionH>
              <wp:positionV relativeFrom="paragraph">
                <wp:posOffset>732790</wp:posOffset>
              </wp:positionV>
              <wp:extent cx="6085840" cy="335280"/>
              <wp:effectExtent l="0" t="0" r="0" b="7620"/>
              <wp:wrapNone/>
              <wp:docPr id="13" name="Text Box 13"/>
              <wp:cNvGraphicFramePr/>
              <a:graphic xmlns:a="http://schemas.openxmlformats.org/drawingml/2006/main">
                <a:graphicData uri="http://schemas.microsoft.com/office/word/2010/wordprocessingShape">
                  <wps:wsp>
                    <wps:cNvSpPr txBox="1"/>
                    <wps:spPr>
                      <a:xfrm>
                        <a:off x="0" y="0"/>
                        <a:ext cx="6085840" cy="335280"/>
                      </a:xfrm>
                      <a:prstGeom prst="rect">
                        <a:avLst/>
                      </a:prstGeom>
                      <a:noFill/>
                      <a:ln w="6350">
                        <a:noFill/>
                      </a:ln>
                    </wps:spPr>
                    <wps:txbx>
                      <w:txbxContent>
                        <w:p w14:paraId="54A40570">
                          <w:pPr>
                            <w:pStyle w:val="5"/>
                            <w:jc w:val="center"/>
                            <w:rPr>
                              <w:rFonts w:ascii="Century Gothic" w:hAnsi="Century Gothic" w:cs="Times New Roman"/>
                              <w:i/>
                              <w:color w:val="FFFFFF" w:themeColor="background1"/>
                              <w:spacing w:val="20"/>
                              <w:sz w:val="20"/>
                              <w:lang w:val="en-GB"/>
                              <w14:textFill>
                                <w14:solidFill>
                                  <w14:schemeClr w14:val="bg1"/>
                                </w14:solidFill>
                              </w14:textFill>
                            </w:rPr>
                          </w:pPr>
                          <w:r>
                            <w:rPr>
                              <w:rFonts w:ascii="Century Gothic" w:hAnsi="Century Gothic" w:cs="Times New Roman"/>
                              <w:color w:val="FFFFFF" w:themeColor="background1"/>
                              <w:spacing w:val="20"/>
                              <w:sz w:val="28"/>
                              <w:szCs w:val="30"/>
                              <w:lang w:val="en-GB"/>
                              <w14:textFill>
                                <w14:solidFill>
                                  <w14:schemeClr w14:val="bg1"/>
                                </w14:solidFill>
                              </w14:textFill>
                            </w:rPr>
                            <w:t>Department of Computing and Informatics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pt;margin-top:57.7pt;height:26.4pt;width:479.2pt;mso-position-horizontal-relative:margin;z-index:251659264;mso-width-relative:page;mso-height-relative:page;" filled="f" stroked="f" coordsize="21600,21600" o:gfxdata="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3EEIIdsAAAALAQAADwAAAAAAAAABACAAAAAiAAAAZHJzL2Rvd25yZXYueG1sUEsB&#10;AhQAFAAAAAgAh07iQNbyYYcrAgAAZwQAAA4AAAAAAAAAAQAgAAAAKgEAAGRycy9lMm9Eb2MueG1s&#10;UEsFBgAAAAAGAAYAWQEAAMcFAAAAAA==&#10;">
              <v:fill on="f" focussize="0,0"/>
              <v:stroke on="f" weight="0.5pt"/>
              <v:imagedata o:title=""/>
              <o:lock v:ext="edit" aspectratio="f"/>
              <v:textbox>
                <w:txbxContent>
                  <w:p w14:paraId="54A40570">
                    <w:pPr>
                      <w:pStyle w:val="5"/>
                      <w:jc w:val="center"/>
                      <w:rPr>
                        <w:rFonts w:ascii="Century Gothic" w:hAnsi="Century Gothic" w:cs="Times New Roman"/>
                        <w:i/>
                        <w:color w:val="FFFFFF" w:themeColor="background1"/>
                        <w:spacing w:val="20"/>
                        <w:sz w:val="20"/>
                        <w:lang w:val="en-GB"/>
                        <w14:textFill>
                          <w14:solidFill>
                            <w14:schemeClr w14:val="bg1"/>
                          </w14:solidFill>
                        </w14:textFill>
                      </w:rPr>
                    </w:pPr>
                    <w:r>
                      <w:rPr>
                        <w:rFonts w:ascii="Century Gothic" w:hAnsi="Century Gothic" w:cs="Times New Roman"/>
                        <w:color w:val="FFFFFF" w:themeColor="background1"/>
                        <w:spacing w:val="20"/>
                        <w:sz w:val="28"/>
                        <w:szCs w:val="30"/>
                        <w:lang w:val="en-GB"/>
                        <w14:textFill>
                          <w14:solidFill>
                            <w14:schemeClr w14:val="bg1"/>
                          </w14:solidFill>
                        </w14:textFill>
                      </w:rPr>
                      <w:t>Department of Computing and Informatics</w:t>
                    </w:r>
                  </w:p>
                </w:txbxContent>
              </v:textbox>
            </v:shape>
          </w:pict>
        </mc:Fallback>
      </mc:AlternateContent>
    </w:r>
    <w:r>
      <w:rPr>
        <w:lang w:eastAsia="en-PH"/>
      </w:rPr>
      <w:drawing>
        <wp:anchor distT="0" distB="0" distL="114300" distR="114300" simplePos="0" relativeHeight="251659264" behindDoc="0" locked="0" layoutInCell="1" allowOverlap="1">
          <wp:simplePos x="0" y="0"/>
          <wp:positionH relativeFrom="column">
            <wp:posOffset>1066800</wp:posOffset>
          </wp:positionH>
          <wp:positionV relativeFrom="paragraph">
            <wp:posOffset>-181610</wp:posOffset>
          </wp:positionV>
          <wp:extent cx="897255" cy="840105"/>
          <wp:effectExtent l="0" t="0" r="0" b="0"/>
          <wp:wrapNone/>
          <wp:docPr id="1504170771" name="Picture 150417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70771" name="Picture 1504170771"/>
                  <pic:cNvPicPr>
                    <a:picLocks noChangeAspect="1"/>
                  </pic:cNvPicPr>
                </pic:nvPicPr>
                <pic:blipFill>
                  <a:blip r:embed="rId2">
                    <a:extLst>
                      <a:ext uri="{28A0092B-C50C-407E-A947-70E740481C1C}">
                        <a14:useLocalDpi xmlns:a14="http://schemas.microsoft.com/office/drawing/2010/main" val="0"/>
                      </a:ext>
                    </a:extLst>
                  </a:blip>
                  <a:srcRect l="4241" t="4275" r="4241" b="4730"/>
                  <a:stretch>
                    <a:fillRect/>
                  </a:stretch>
                </pic:blipFill>
                <pic:spPr>
                  <a:xfrm>
                    <a:off x="0" y="0"/>
                    <a:ext cx="897255" cy="840105"/>
                  </a:xfrm>
                  <a:prstGeom prst="rect">
                    <a:avLst/>
                  </a:prstGeom>
                  <a:noFill/>
                  <a:ln>
                    <a:noFill/>
                  </a:ln>
                </pic:spPr>
              </pic:pic>
            </a:graphicData>
          </a:graphic>
        </wp:anchor>
      </w:drawing>
    </w:r>
    <w:r>
      <w:rPr>
        <w:lang w:eastAsia="en-PH"/>
      </w:rPr>
      <w:drawing>
        <wp:anchor distT="0" distB="0" distL="114300" distR="114300" simplePos="0" relativeHeight="251659264" behindDoc="0" locked="0" layoutInCell="1" allowOverlap="1">
          <wp:simplePos x="0" y="0"/>
          <wp:positionH relativeFrom="column">
            <wp:posOffset>190500</wp:posOffset>
          </wp:positionH>
          <wp:positionV relativeFrom="paragraph">
            <wp:posOffset>-181610</wp:posOffset>
          </wp:positionV>
          <wp:extent cx="839470" cy="836930"/>
          <wp:effectExtent l="0" t="0" r="0" b="1270"/>
          <wp:wrapNone/>
          <wp:docPr id="644524126" name="Picture 64452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24126" name="Picture 644524126"/>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839470" cy="836930"/>
                  </a:xfrm>
                  <a:prstGeom prst="rect">
                    <a:avLst/>
                  </a:prstGeom>
                  <a:noFill/>
                  <a:ln>
                    <a:noFill/>
                  </a:ln>
                </pic:spPr>
              </pic:pic>
            </a:graphicData>
          </a:graphic>
        </wp:anchor>
      </w:drawing>
    </w:r>
    <w:r>
      <w:rPr>
        <w:lang w:eastAsia="en-PH"/>
      </w:rPr>
      <mc:AlternateContent>
        <mc:Choice Requires="wps">
          <w:drawing>
            <wp:anchor distT="0" distB="0" distL="114300" distR="114300" simplePos="0" relativeHeight="251659264" behindDoc="0" locked="0" layoutInCell="1" allowOverlap="1">
              <wp:simplePos x="0" y="0"/>
              <wp:positionH relativeFrom="column">
                <wp:posOffset>4970780</wp:posOffset>
              </wp:positionH>
              <wp:positionV relativeFrom="paragraph">
                <wp:posOffset>749300</wp:posOffset>
              </wp:positionV>
              <wp:extent cx="1177290" cy="291465"/>
              <wp:effectExtent l="38100" t="38100" r="60960" b="89535"/>
              <wp:wrapNone/>
              <wp:docPr id="7" name="Rectangle 4"/>
              <wp:cNvGraphicFramePr/>
              <a:graphic xmlns:a="http://schemas.openxmlformats.org/drawingml/2006/main">
                <a:graphicData uri="http://schemas.microsoft.com/office/word/2010/wordprocessingShape">
                  <wps:wsp>
                    <wps:cNvSpPr/>
                    <wps:spPr>
                      <a:xfrm>
                        <a:off x="0" y="0"/>
                        <a:ext cx="1177290" cy="291465"/>
                      </a:xfrm>
                      <a:custGeom>
                        <a:avLst/>
                        <a:gdLst>
                          <a:gd name="connsiteX0" fmla="*/ 133913 w 1308287"/>
                          <a:gd name="connsiteY0" fmla="*/ 0 h 291465"/>
                          <a:gd name="connsiteX1" fmla="*/ 1308287 w 1308287"/>
                          <a:gd name="connsiteY1" fmla="*/ 0 h 291465"/>
                          <a:gd name="connsiteX2" fmla="*/ 1192576 w 1308287"/>
                          <a:gd name="connsiteY2" fmla="*/ 291465 h 291465"/>
                          <a:gd name="connsiteX3" fmla="*/ 0 w 1308287"/>
                          <a:gd name="connsiteY3" fmla="*/ 291465 h 291465"/>
                          <a:gd name="connsiteX4" fmla="*/ 133913 w 1308287"/>
                          <a:gd name="connsiteY4" fmla="*/ 0 h 2914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8287" h="291465">
                            <a:moveTo>
                              <a:pt x="133913" y="0"/>
                            </a:moveTo>
                            <a:lnTo>
                              <a:pt x="1308287" y="0"/>
                            </a:lnTo>
                            <a:lnTo>
                              <a:pt x="1192576" y="291465"/>
                            </a:lnTo>
                            <a:lnTo>
                              <a:pt x="0" y="291465"/>
                            </a:lnTo>
                            <a:lnTo>
                              <a:pt x="133913" y="0"/>
                            </a:lnTo>
                            <a:close/>
                          </a:path>
                        </a:pathLst>
                      </a:custGeom>
                      <a:solidFill>
                        <a:schemeClr val="bg1"/>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4" o:spid="_x0000_s1026" o:spt="100" style="position:absolute;left:0pt;margin-left:391.4pt;margin-top:59pt;height:22.95pt;width:92.7pt;z-index:251659264;v-text-anchor:middle;mso-width-relative:page;mso-height-relative:page;" fillcolor="#FFFFFF [3212]" filled="t" stroked="f" coordsize="1308287,291465" o:gfxdata="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&#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" path="m133913,0l1308287,0,1192576,291465,0,291465,133913,0xe">
              <v:path o:connectlocs="120504,0;1177290,0;1073164,291465;0,291465;120504,0" o:connectangles="0,0,0,0,0"/>
              <v:fill on="t" focussize="0,0"/>
              <v:stroke on="f" weight="1pt" miterlimit="8" joinstyle="miter"/>
              <v:imagedata o:title=""/>
              <o:lock v:ext="edit" aspectratio="f"/>
              <v:shadow on="t" color="#000000" opacity="26214f" offset="2.12133858267717pt,2.12133858267717pt" origin="-32768f,-32768f" matrix="65536f,0f,0f,65536f"/>
            </v:shape>
          </w:pict>
        </mc:Fallback>
      </mc:AlternateContent>
    </w:r>
    <w:r>
      <w:rPr>
        <w:lang w:eastAsia="en-PH"/>
      </w:rPr>
      <mc:AlternateContent>
        <mc:Choice Requires="wps">
          <w:drawing>
            <wp:anchor distT="0" distB="0" distL="114300" distR="114300" simplePos="0" relativeHeight="251659264" behindDoc="0" locked="0" layoutInCell="1" allowOverlap="1">
              <wp:simplePos x="0" y="0"/>
              <wp:positionH relativeFrom="column">
                <wp:posOffset>-1024255</wp:posOffset>
              </wp:positionH>
              <wp:positionV relativeFrom="paragraph">
                <wp:posOffset>757555</wp:posOffset>
              </wp:positionV>
              <wp:extent cx="2183765" cy="291465"/>
              <wp:effectExtent l="38100" t="38100" r="64770" b="89535"/>
              <wp:wrapNone/>
              <wp:docPr id="4" name="Rectangle 4"/>
              <wp:cNvGraphicFramePr/>
              <a:graphic xmlns:a="http://schemas.openxmlformats.org/drawingml/2006/main">
                <a:graphicData uri="http://schemas.microsoft.com/office/word/2010/wordprocessingShape">
                  <wps:wsp>
                    <wps:cNvSpPr/>
                    <wps:spPr>
                      <a:xfrm>
                        <a:off x="0" y="0"/>
                        <a:ext cx="2183506" cy="291465"/>
                      </a:xfrm>
                      <a:custGeom>
                        <a:avLst/>
                        <a:gdLst>
                          <a:gd name="connsiteX0" fmla="*/ 0 w 1439839"/>
                          <a:gd name="connsiteY0" fmla="*/ 0 h 291465"/>
                          <a:gd name="connsiteX1" fmla="*/ 1439839 w 1439839"/>
                          <a:gd name="connsiteY1" fmla="*/ 0 h 291465"/>
                          <a:gd name="connsiteX2" fmla="*/ 1353224 w 1439839"/>
                          <a:gd name="connsiteY2" fmla="*/ 291465 h 291465"/>
                          <a:gd name="connsiteX3" fmla="*/ 0 w 1439839"/>
                          <a:gd name="connsiteY3" fmla="*/ 291465 h 291465"/>
                          <a:gd name="connsiteX4" fmla="*/ 0 w 1439839"/>
                          <a:gd name="connsiteY4" fmla="*/ 0 h 2914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839" h="291465">
                            <a:moveTo>
                              <a:pt x="0" y="0"/>
                            </a:moveTo>
                            <a:lnTo>
                              <a:pt x="1439839" y="0"/>
                            </a:lnTo>
                            <a:lnTo>
                              <a:pt x="1353224" y="291465"/>
                            </a:lnTo>
                            <a:lnTo>
                              <a:pt x="0" y="291465"/>
                            </a:lnTo>
                            <a:lnTo>
                              <a:pt x="0" y="0"/>
                            </a:lnTo>
                            <a:close/>
                          </a:path>
                        </a:pathLst>
                      </a:custGeom>
                      <a:gradFill flip="none" rotWithShape="1">
                        <a:gsLst>
                          <a:gs pos="100000">
                            <a:schemeClr val="bg1"/>
                          </a:gs>
                          <a:gs pos="19000">
                            <a:srgbClr val="00389E"/>
                          </a:gs>
                        </a:gsLst>
                        <a:path path="circle">
                          <a:fillToRect l="100000" t="100000"/>
                        </a:path>
                        <a:tileRect r="-100000" b="-100000"/>
                      </a:gra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4" o:spid="_x0000_s1026" o:spt="100" style="position:absolute;left:0pt;margin-left:-80.65pt;margin-top:59.65pt;height:22.95pt;width:171.95pt;z-index:251659264;v-text-anchor:middle;mso-width-relative:page;mso-height-relative:page;" fillcolor="#00389E" filled="t" stroked="f" coordsize="1439839,291465" o:gfxdata="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" path="m0,0l1439839,0,1353224,291465,0,291465,0,0xe">
              <v:path o:connectlocs="0,0;2183506,0;2052154,291465;0,291465;0,0" o:connectangles="0,0,0,0,0"/>
              <v:fill type="gradientRadial" on="t" color2="#FFFFFF [3212]" focus="100%" focussize="0f,0f" focusposition="65536f,65536f" rotate="t">
                <o:fill type="gradientRadial" v:ext="backwardCompatible"/>
              </v:fill>
              <v:stroke on="f" weight="1pt" miterlimit="8" joinstyle="miter"/>
              <v:imagedata o:title=""/>
              <o:lock v:ext="edit" aspectratio="f"/>
              <v:shadow on="t" color="#000000" opacity="26214f" offset="2.12133858267717pt,2.12133858267717pt" origin="-32768f,-32768f" matrix="65536f,0f,0f,65536f"/>
            </v:shape>
          </w:pict>
        </mc:Fallback>
      </mc:AlternateContent>
    </w:r>
    <w:r>
      <w:rPr>
        <w:lang w:eastAsia="en-PH"/>
      </w:rPr>
      <mc:AlternateContent>
        <mc:Choice Requires="wps">
          <w:drawing>
            <wp:anchor distT="0" distB="0" distL="114300" distR="114300" simplePos="0" relativeHeight="251659264" behindDoc="0" locked="0" layoutInCell="1" allowOverlap="1">
              <wp:simplePos x="0" y="0"/>
              <wp:positionH relativeFrom="column">
                <wp:posOffset>944880</wp:posOffset>
              </wp:positionH>
              <wp:positionV relativeFrom="paragraph">
                <wp:posOffset>752475</wp:posOffset>
              </wp:positionV>
              <wp:extent cx="4347845" cy="295275"/>
              <wp:effectExtent l="38100" t="38100" r="52705" b="104775"/>
              <wp:wrapNone/>
              <wp:docPr id="5" name="Rectangle 4"/>
              <wp:cNvGraphicFramePr/>
              <a:graphic xmlns:a="http://schemas.openxmlformats.org/drawingml/2006/main">
                <a:graphicData uri="http://schemas.microsoft.com/office/word/2010/wordprocessingShape">
                  <wps:wsp>
                    <wps:cNvSpPr/>
                    <wps:spPr>
                      <a:xfrm>
                        <a:off x="0" y="0"/>
                        <a:ext cx="4347845" cy="295275"/>
                      </a:xfrm>
                      <a:custGeom>
                        <a:avLst/>
                        <a:gdLst>
                          <a:gd name="connsiteX0" fmla="*/ 0 w 1398175"/>
                          <a:gd name="connsiteY0" fmla="*/ 4052 h 295517"/>
                          <a:gd name="connsiteX1" fmla="*/ 1398175 w 1398175"/>
                          <a:gd name="connsiteY1" fmla="*/ 0 h 295517"/>
                          <a:gd name="connsiteX2" fmla="*/ 1357252 w 1398175"/>
                          <a:gd name="connsiteY2" fmla="*/ 294809 h 295517"/>
                          <a:gd name="connsiteX3" fmla="*/ 0 w 1398175"/>
                          <a:gd name="connsiteY3" fmla="*/ 295517 h 295517"/>
                          <a:gd name="connsiteX4" fmla="*/ 0 w 1398175"/>
                          <a:gd name="connsiteY4" fmla="*/ 4052 h 2955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98175" h="295517">
                            <a:moveTo>
                              <a:pt x="0" y="4052"/>
                            </a:moveTo>
                            <a:lnTo>
                              <a:pt x="1398175" y="0"/>
                            </a:lnTo>
                            <a:lnTo>
                              <a:pt x="1357252" y="294809"/>
                            </a:lnTo>
                            <a:lnTo>
                              <a:pt x="0" y="295517"/>
                            </a:lnTo>
                            <a:lnTo>
                              <a:pt x="0" y="4052"/>
                            </a:lnTo>
                            <a:close/>
                          </a:path>
                        </a:pathLst>
                      </a:custGeom>
                      <a:solidFill>
                        <a:srgbClr val="00389E"/>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4" o:spid="_x0000_s1026" o:spt="100" style="position:absolute;left:0pt;margin-left:74.4pt;margin-top:59.25pt;height:23.25pt;width:342.35pt;z-index:251659264;v-text-anchor:middle;mso-width-relative:page;mso-height-relative:page;" fillcolor="#00389E" filled="t" stroked="f" coordsize="1398175,295517" o:gfxdata="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" path="m0,4052l1398175,0,1357252,294809,0,295517,0,4052xe">
              <v:path o:connectlocs="0,4048;4347845,0;4220588,294567;0,295275;0,4048" o:connectangles="0,0,0,0,0"/>
              <v:fill on="t" focussize="0,0"/>
              <v:stroke on="f" weight="1pt" miterlimit="8" joinstyle="miter"/>
              <v:imagedata o:title=""/>
              <o:lock v:ext="edit" aspectratio="f"/>
              <v:shadow on="t" color="#000000" opacity="26214f" offset="2.12133858267717pt,2.12133858267717pt" origin="-32768f,-32768f" matrix="65536f,0f,0f,65536f"/>
            </v:shape>
          </w:pict>
        </mc:Fallback>
      </mc:AlternateContent>
    </w:r>
    <w:r>
      <w:rPr>
        <w:lang w:eastAsia="en-PH"/>
      </w:rPr>
      <mc:AlternateContent>
        <mc:Choice Requires="wps">
          <w:drawing>
            <wp:anchor distT="0" distB="0" distL="114300" distR="114300" simplePos="0" relativeHeight="251659264" behindDoc="0" locked="0" layoutInCell="1" allowOverlap="1">
              <wp:simplePos x="0" y="0"/>
              <wp:positionH relativeFrom="column">
                <wp:posOffset>5877560</wp:posOffset>
              </wp:positionH>
              <wp:positionV relativeFrom="paragraph">
                <wp:posOffset>753110</wp:posOffset>
              </wp:positionV>
              <wp:extent cx="1054735" cy="291465"/>
              <wp:effectExtent l="95250" t="38100" r="0" b="89535"/>
              <wp:wrapNone/>
              <wp:docPr id="9" name="Rectangle 4"/>
              <wp:cNvGraphicFramePr/>
              <a:graphic xmlns:a="http://schemas.openxmlformats.org/drawingml/2006/main">
                <a:graphicData uri="http://schemas.microsoft.com/office/word/2010/wordprocessingShape">
                  <wps:wsp>
                    <wps:cNvSpPr/>
                    <wps:spPr>
                      <a:xfrm>
                        <a:off x="0" y="0"/>
                        <a:ext cx="1054735" cy="291465"/>
                      </a:xfrm>
                      <a:custGeom>
                        <a:avLst/>
                        <a:gdLst>
                          <a:gd name="connsiteX0" fmla="*/ 133913 w 1308287"/>
                          <a:gd name="connsiteY0" fmla="*/ 0 h 291465"/>
                          <a:gd name="connsiteX1" fmla="*/ 1308287 w 1308287"/>
                          <a:gd name="connsiteY1" fmla="*/ 0 h 291465"/>
                          <a:gd name="connsiteX2" fmla="*/ 1192576 w 1308287"/>
                          <a:gd name="connsiteY2" fmla="*/ 291465 h 291465"/>
                          <a:gd name="connsiteX3" fmla="*/ 0 w 1308287"/>
                          <a:gd name="connsiteY3" fmla="*/ 291465 h 291465"/>
                          <a:gd name="connsiteX4" fmla="*/ 133913 w 1308287"/>
                          <a:gd name="connsiteY4" fmla="*/ 0 h 29146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08287" h="291465">
                            <a:moveTo>
                              <a:pt x="133913" y="0"/>
                            </a:moveTo>
                            <a:lnTo>
                              <a:pt x="1308287" y="0"/>
                            </a:lnTo>
                            <a:lnTo>
                              <a:pt x="1192576" y="291465"/>
                            </a:lnTo>
                            <a:lnTo>
                              <a:pt x="0" y="291465"/>
                            </a:lnTo>
                            <a:lnTo>
                              <a:pt x="133913" y="0"/>
                            </a:lnTo>
                            <a:close/>
                          </a:path>
                        </a:pathLst>
                      </a:custGeom>
                      <a:solidFill>
                        <a:srgbClr val="48B5FF"/>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Rectangle 4" o:spid="_x0000_s1026" o:spt="100" style="position:absolute;left:0pt;margin-left:462.8pt;margin-top:59.3pt;height:22.95pt;width:83.05pt;z-index:251659264;v-text-anchor:middle;mso-width-relative:page;mso-height-relative:page;" fillcolor="#48B5FF" filled="t" stroked="f" coordsize="1308287,291465" o:gfxdata="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" path="m133913,0l1308287,0,1192576,291465,0,291465,133913,0xe">
              <v:path o:connectlocs="107960,0;1054735,0;961449,291465;0,291465;107960,0" o:connectangles="0,0,0,0,0"/>
              <v:fill on="t" focussize="0,0"/>
              <v:stroke on="f" weight="1pt" miterlimit="8" joinstyle="miter"/>
              <v:imagedata o:title=""/>
              <o:lock v:ext="edit" aspectratio="f"/>
              <v:shadow on="t" color="#000000" opacity="26214f" offset="-2.12133858267717pt,2.12133858267717pt" origin="32768f,-32768f" matrix="65536f,0f,0f,65536f"/>
            </v:shape>
          </w:pict>
        </mc:Fallback>
      </mc:AlternateConten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DB1628F"/>
    <w:multiLevelType w:val="multilevel"/>
    <w:tmpl w:val="6DB1628F"/>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800"/>
        </w:tabs>
        <w:ind w:left="1800" w:hanging="360"/>
      </w:pPr>
    </w:lvl>
    <w:lvl w:ilvl="3" w:tentative="0">
      <w:start w:val="1"/>
      <w:numFmt w:val="decimal"/>
      <w:lvlText w:val="%4."/>
      <w:lvlJc w:val="left"/>
      <w:pPr>
        <w:tabs>
          <w:tab w:val="left" w:pos="2520"/>
        </w:tabs>
        <w:ind w:left="2520" w:hanging="360"/>
      </w:pPr>
    </w:lvl>
    <w:lvl w:ilvl="4" w:tentative="0">
      <w:start w:val="1"/>
      <w:numFmt w:val="decimal"/>
      <w:lvlText w:val="%5."/>
      <w:lvlJc w:val="left"/>
      <w:pPr>
        <w:tabs>
          <w:tab w:val="left" w:pos="3240"/>
        </w:tabs>
        <w:ind w:left="3240" w:hanging="360"/>
      </w:pPr>
    </w:lvl>
    <w:lvl w:ilvl="5" w:tentative="0">
      <w:start w:val="1"/>
      <w:numFmt w:val="decimal"/>
      <w:lvlText w:val="%6."/>
      <w:lvlJc w:val="left"/>
      <w:pPr>
        <w:tabs>
          <w:tab w:val="left" w:pos="3960"/>
        </w:tabs>
        <w:ind w:left="3960" w:hanging="360"/>
      </w:pPr>
    </w:lvl>
    <w:lvl w:ilvl="6" w:tentative="0">
      <w:start w:val="1"/>
      <w:numFmt w:val="decimal"/>
      <w:lvlText w:val="%7."/>
      <w:lvlJc w:val="left"/>
      <w:pPr>
        <w:tabs>
          <w:tab w:val="left" w:pos="4680"/>
        </w:tabs>
        <w:ind w:left="4680" w:hanging="360"/>
      </w:pPr>
    </w:lvl>
    <w:lvl w:ilvl="7" w:tentative="0">
      <w:start w:val="1"/>
      <w:numFmt w:val="decimal"/>
      <w:lvlText w:val="%8."/>
      <w:lvlJc w:val="left"/>
      <w:pPr>
        <w:tabs>
          <w:tab w:val="left" w:pos="5400"/>
        </w:tabs>
        <w:ind w:left="5400" w:hanging="360"/>
      </w:pPr>
    </w:lvl>
    <w:lvl w:ilvl="8" w:tentative="0">
      <w:start w:val="1"/>
      <w:numFmt w:val="decimal"/>
      <w:lvlText w:val="%9."/>
      <w:lvlJc w:val="left"/>
      <w:pPr>
        <w:tabs>
          <w:tab w:val="left" w:pos="6120"/>
        </w:tabs>
        <w:ind w:left="6120" w:hanging="36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account">
    <w15:presenceInfo w15:providerId="None" w15:userId="Microsoft account"/>
  </w15:person>
  <w15:person w15:author="db garcia">
    <w15:presenceInfo w15:providerId="Windows Live" w15:userId="427e2c3a14f26a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revisionView w:markup="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C82"/>
    <w:rsid w:val="0000620C"/>
    <w:rsid w:val="00015335"/>
    <w:rsid w:val="000155FD"/>
    <w:rsid w:val="00025E0A"/>
    <w:rsid w:val="000340BA"/>
    <w:rsid w:val="00037095"/>
    <w:rsid w:val="0004532C"/>
    <w:rsid w:val="00047CB0"/>
    <w:rsid w:val="00051F66"/>
    <w:rsid w:val="0005572E"/>
    <w:rsid w:val="00062A69"/>
    <w:rsid w:val="00062D8B"/>
    <w:rsid w:val="00066D19"/>
    <w:rsid w:val="0007116E"/>
    <w:rsid w:val="00077781"/>
    <w:rsid w:val="0008171A"/>
    <w:rsid w:val="00084BC6"/>
    <w:rsid w:val="00086638"/>
    <w:rsid w:val="000920CF"/>
    <w:rsid w:val="00093CEA"/>
    <w:rsid w:val="00094907"/>
    <w:rsid w:val="0009708E"/>
    <w:rsid w:val="000A2525"/>
    <w:rsid w:val="000B10EC"/>
    <w:rsid w:val="000B40F3"/>
    <w:rsid w:val="000C227F"/>
    <w:rsid w:val="000C481D"/>
    <w:rsid w:val="000D2CAB"/>
    <w:rsid w:val="000D44DC"/>
    <w:rsid w:val="000E05E6"/>
    <w:rsid w:val="000F048C"/>
    <w:rsid w:val="000F4E4B"/>
    <w:rsid w:val="000F5849"/>
    <w:rsid w:val="0010623B"/>
    <w:rsid w:val="001110C9"/>
    <w:rsid w:val="00114B1A"/>
    <w:rsid w:val="001164BF"/>
    <w:rsid w:val="00133C48"/>
    <w:rsid w:val="00142510"/>
    <w:rsid w:val="001429B3"/>
    <w:rsid w:val="001438AE"/>
    <w:rsid w:val="001558F9"/>
    <w:rsid w:val="00165024"/>
    <w:rsid w:val="00172A78"/>
    <w:rsid w:val="00175AB0"/>
    <w:rsid w:val="00180514"/>
    <w:rsid w:val="0018477E"/>
    <w:rsid w:val="00190C9D"/>
    <w:rsid w:val="00193869"/>
    <w:rsid w:val="001945D0"/>
    <w:rsid w:val="001B1A7E"/>
    <w:rsid w:val="001B3940"/>
    <w:rsid w:val="001C08D5"/>
    <w:rsid w:val="001C0EF2"/>
    <w:rsid w:val="001C16AC"/>
    <w:rsid w:val="001C727A"/>
    <w:rsid w:val="001D0354"/>
    <w:rsid w:val="001D732E"/>
    <w:rsid w:val="001E1280"/>
    <w:rsid w:val="001E5673"/>
    <w:rsid w:val="001F5604"/>
    <w:rsid w:val="001F611F"/>
    <w:rsid w:val="001F6FA8"/>
    <w:rsid w:val="00202388"/>
    <w:rsid w:val="00206E96"/>
    <w:rsid w:val="00212DFE"/>
    <w:rsid w:val="00220763"/>
    <w:rsid w:val="0022441E"/>
    <w:rsid w:val="002247A0"/>
    <w:rsid w:val="002361DE"/>
    <w:rsid w:val="00241BE3"/>
    <w:rsid w:val="00243B47"/>
    <w:rsid w:val="002441E1"/>
    <w:rsid w:val="00244F7C"/>
    <w:rsid w:val="00247083"/>
    <w:rsid w:val="002554C5"/>
    <w:rsid w:val="00256F7C"/>
    <w:rsid w:val="002621CC"/>
    <w:rsid w:val="00264792"/>
    <w:rsid w:val="0026483C"/>
    <w:rsid w:val="002653F3"/>
    <w:rsid w:val="00276F5E"/>
    <w:rsid w:val="00287E31"/>
    <w:rsid w:val="00294B7C"/>
    <w:rsid w:val="002A12A8"/>
    <w:rsid w:val="002A3C31"/>
    <w:rsid w:val="002B3AA5"/>
    <w:rsid w:val="002B50C0"/>
    <w:rsid w:val="002C132E"/>
    <w:rsid w:val="002C1C1C"/>
    <w:rsid w:val="002C6CF7"/>
    <w:rsid w:val="002D1674"/>
    <w:rsid w:val="002D1BD8"/>
    <w:rsid w:val="002D7723"/>
    <w:rsid w:val="002E2B74"/>
    <w:rsid w:val="002F1AD0"/>
    <w:rsid w:val="002F5901"/>
    <w:rsid w:val="00301A4B"/>
    <w:rsid w:val="00303B03"/>
    <w:rsid w:val="00315B73"/>
    <w:rsid w:val="003260EB"/>
    <w:rsid w:val="00326486"/>
    <w:rsid w:val="003346B3"/>
    <w:rsid w:val="00337B8C"/>
    <w:rsid w:val="00340BE6"/>
    <w:rsid w:val="00342DB9"/>
    <w:rsid w:val="00346DA0"/>
    <w:rsid w:val="00350865"/>
    <w:rsid w:val="0035363F"/>
    <w:rsid w:val="003623A5"/>
    <w:rsid w:val="0037355D"/>
    <w:rsid w:val="00375EB4"/>
    <w:rsid w:val="00381428"/>
    <w:rsid w:val="00381716"/>
    <w:rsid w:val="003854C0"/>
    <w:rsid w:val="003A29F7"/>
    <w:rsid w:val="003A38E6"/>
    <w:rsid w:val="003A5BA4"/>
    <w:rsid w:val="003C506A"/>
    <w:rsid w:val="003D20E5"/>
    <w:rsid w:val="003F3CB0"/>
    <w:rsid w:val="003F71A6"/>
    <w:rsid w:val="003F75E8"/>
    <w:rsid w:val="00405FA5"/>
    <w:rsid w:val="00414B79"/>
    <w:rsid w:val="004208D1"/>
    <w:rsid w:val="00426C82"/>
    <w:rsid w:val="0043178D"/>
    <w:rsid w:val="004429BC"/>
    <w:rsid w:val="004456F9"/>
    <w:rsid w:val="0044687F"/>
    <w:rsid w:val="00455AB1"/>
    <w:rsid w:val="0046355A"/>
    <w:rsid w:val="0047324C"/>
    <w:rsid w:val="00473E16"/>
    <w:rsid w:val="004815BB"/>
    <w:rsid w:val="00482B74"/>
    <w:rsid w:val="00485DAD"/>
    <w:rsid w:val="00491CF8"/>
    <w:rsid w:val="00493BDF"/>
    <w:rsid w:val="00497BAF"/>
    <w:rsid w:val="004A0E6F"/>
    <w:rsid w:val="004A3AF7"/>
    <w:rsid w:val="004C442A"/>
    <w:rsid w:val="004C5207"/>
    <w:rsid w:val="004C560F"/>
    <w:rsid w:val="004E15C4"/>
    <w:rsid w:val="004E19FB"/>
    <w:rsid w:val="00513E42"/>
    <w:rsid w:val="005146CF"/>
    <w:rsid w:val="00524746"/>
    <w:rsid w:val="0053549B"/>
    <w:rsid w:val="00557270"/>
    <w:rsid w:val="00570568"/>
    <w:rsid w:val="0057201B"/>
    <w:rsid w:val="00575137"/>
    <w:rsid w:val="005778E3"/>
    <w:rsid w:val="00577CB8"/>
    <w:rsid w:val="00584E9E"/>
    <w:rsid w:val="005A0553"/>
    <w:rsid w:val="005A0B77"/>
    <w:rsid w:val="005A3CC1"/>
    <w:rsid w:val="005C0B85"/>
    <w:rsid w:val="005C37DE"/>
    <w:rsid w:val="005C553A"/>
    <w:rsid w:val="005D2CDE"/>
    <w:rsid w:val="005D3FCD"/>
    <w:rsid w:val="005F27E3"/>
    <w:rsid w:val="005F5EB8"/>
    <w:rsid w:val="005F66E1"/>
    <w:rsid w:val="0060609D"/>
    <w:rsid w:val="0061139B"/>
    <w:rsid w:val="00622D35"/>
    <w:rsid w:val="00624445"/>
    <w:rsid w:val="00624EAC"/>
    <w:rsid w:val="00627653"/>
    <w:rsid w:val="00631585"/>
    <w:rsid w:val="0063295D"/>
    <w:rsid w:val="006339A6"/>
    <w:rsid w:val="00645EC2"/>
    <w:rsid w:val="006472B9"/>
    <w:rsid w:val="0067109C"/>
    <w:rsid w:val="006711E7"/>
    <w:rsid w:val="00674EDC"/>
    <w:rsid w:val="00690BE8"/>
    <w:rsid w:val="0069148D"/>
    <w:rsid w:val="00696CF2"/>
    <w:rsid w:val="006A0A7A"/>
    <w:rsid w:val="006A3F4D"/>
    <w:rsid w:val="006A6ABB"/>
    <w:rsid w:val="006C3670"/>
    <w:rsid w:val="006C522D"/>
    <w:rsid w:val="006C5A58"/>
    <w:rsid w:val="006D670A"/>
    <w:rsid w:val="006E6B9E"/>
    <w:rsid w:val="006E6D48"/>
    <w:rsid w:val="00710B5E"/>
    <w:rsid w:val="00714F6B"/>
    <w:rsid w:val="00736CF5"/>
    <w:rsid w:val="00753AEF"/>
    <w:rsid w:val="00763453"/>
    <w:rsid w:val="00764CBA"/>
    <w:rsid w:val="0077176C"/>
    <w:rsid w:val="007753ED"/>
    <w:rsid w:val="0078566D"/>
    <w:rsid w:val="0078636E"/>
    <w:rsid w:val="00787C20"/>
    <w:rsid w:val="00791FDA"/>
    <w:rsid w:val="007A4317"/>
    <w:rsid w:val="007C6F64"/>
    <w:rsid w:val="007D476B"/>
    <w:rsid w:val="007E0B25"/>
    <w:rsid w:val="007F0B7E"/>
    <w:rsid w:val="007F4EEE"/>
    <w:rsid w:val="007F5E86"/>
    <w:rsid w:val="00811CE9"/>
    <w:rsid w:val="008148C4"/>
    <w:rsid w:val="00824E3C"/>
    <w:rsid w:val="008317B3"/>
    <w:rsid w:val="00832B93"/>
    <w:rsid w:val="00834FBC"/>
    <w:rsid w:val="00835A59"/>
    <w:rsid w:val="00844B7E"/>
    <w:rsid w:val="00850B23"/>
    <w:rsid w:val="008547D9"/>
    <w:rsid w:val="00864EFD"/>
    <w:rsid w:val="008654E4"/>
    <w:rsid w:val="008731CF"/>
    <w:rsid w:val="0087682A"/>
    <w:rsid w:val="00894E90"/>
    <w:rsid w:val="00897D81"/>
    <w:rsid w:val="008A1346"/>
    <w:rsid w:val="008A1CF6"/>
    <w:rsid w:val="008A1E0A"/>
    <w:rsid w:val="008B3AAB"/>
    <w:rsid w:val="008C6164"/>
    <w:rsid w:val="008D0FF5"/>
    <w:rsid w:val="008D3606"/>
    <w:rsid w:val="008E3CD7"/>
    <w:rsid w:val="008E4B68"/>
    <w:rsid w:val="009053DA"/>
    <w:rsid w:val="009338D0"/>
    <w:rsid w:val="00944590"/>
    <w:rsid w:val="00945BB8"/>
    <w:rsid w:val="00945F3F"/>
    <w:rsid w:val="009667E1"/>
    <w:rsid w:val="00983F8E"/>
    <w:rsid w:val="0099047E"/>
    <w:rsid w:val="00994ED9"/>
    <w:rsid w:val="009A43C8"/>
    <w:rsid w:val="009B0AF3"/>
    <w:rsid w:val="009B30EC"/>
    <w:rsid w:val="009B7AEC"/>
    <w:rsid w:val="009C7E92"/>
    <w:rsid w:val="009D3440"/>
    <w:rsid w:val="009E54B9"/>
    <w:rsid w:val="00A03AEF"/>
    <w:rsid w:val="00A069F9"/>
    <w:rsid w:val="00A072C4"/>
    <w:rsid w:val="00A141DD"/>
    <w:rsid w:val="00A20E78"/>
    <w:rsid w:val="00A23D4C"/>
    <w:rsid w:val="00A35B07"/>
    <w:rsid w:val="00A458BC"/>
    <w:rsid w:val="00A471CB"/>
    <w:rsid w:val="00A62245"/>
    <w:rsid w:val="00A66A18"/>
    <w:rsid w:val="00A769E4"/>
    <w:rsid w:val="00A80EB6"/>
    <w:rsid w:val="00A87C09"/>
    <w:rsid w:val="00A87CC7"/>
    <w:rsid w:val="00A900C2"/>
    <w:rsid w:val="00A97308"/>
    <w:rsid w:val="00AA2045"/>
    <w:rsid w:val="00AA4AE9"/>
    <w:rsid w:val="00AA67EF"/>
    <w:rsid w:val="00AB4FF0"/>
    <w:rsid w:val="00AB6F1F"/>
    <w:rsid w:val="00AC2A54"/>
    <w:rsid w:val="00AE0B80"/>
    <w:rsid w:val="00AE27E0"/>
    <w:rsid w:val="00AF44E7"/>
    <w:rsid w:val="00AF48BE"/>
    <w:rsid w:val="00AF5EB5"/>
    <w:rsid w:val="00B04480"/>
    <w:rsid w:val="00B22B1D"/>
    <w:rsid w:val="00B43353"/>
    <w:rsid w:val="00B50BD3"/>
    <w:rsid w:val="00B53F93"/>
    <w:rsid w:val="00B57E53"/>
    <w:rsid w:val="00B607E3"/>
    <w:rsid w:val="00B64047"/>
    <w:rsid w:val="00B65211"/>
    <w:rsid w:val="00B73319"/>
    <w:rsid w:val="00B73F84"/>
    <w:rsid w:val="00B74E9E"/>
    <w:rsid w:val="00B76A15"/>
    <w:rsid w:val="00B77EF0"/>
    <w:rsid w:val="00B82428"/>
    <w:rsid w:val="00B862F2"/>
    <w:rsid w:val="00B922A7"/>
    <w:rsid w:val="00BA1D9D"/>
    <w:rsid w:val="00BA4149"/>
    <w:rsid w:val="00BA4F74"/>
    <w:rsid w:val="00BA530F"/>
    <w:rsid w:val="00BA693B"/>
    <w:rsid w:val="00BA7769"/>
    <w:rsid w:val="00BB0D60"/>
    <w:rsid w:val="00BB27F3"/>
    <w:rsid w:val="00BC02C6"/>
    <w:rsid w:val="00BD2D97"/>
    <w:rsid w:val="00BE4065"/>
    <w:rsid w:val="00BE4B8D"/>
    <w:rsid w:val="00BE7AFC"/>
    <w:rsid w:val="00BF4B6D"/>
    <w:rsid w:val="00C110DA"/>
    <w:rsid w:val="00C13BF6"/>
    <w:rsid w:val="00C17304"/>
    <w:rsid w:val="00C22681"/>
    <w:rsid w:val="00C24848"/>
    <w:rsid w:val="00C24DF5"/>
    <w:rsid w:val="00C32124"/>
    <w:rsid w:val="00C3340F"/>
    <w:rsid w:val="00C500AE"/>
    <w:rsid w:val="00C52387"/>
    <w:rsid w:val="00C57E12"/>
    <w:rsid w:val="00C63D67"/>
    <w:rsid w:val="00C63D82"/>
    <w:rsid w:val="00C67CB0"/>
    <w:rsid w:val="00C76363"/>
    <w:rsid w:val="00C81B4D"/>
    <w:rsid w:val="00C94F16"/>
    <w:rsid w:val="00CA1D47"/>
    <w:rsid w:val="00CA6930"/>
    <w:rsid w:val="00CC5C27"/>
    <w:rsid w:val="00CD57DB"/>
    <w:rsid w:val="00CD7360"/>
    <w:rsid w:val="00CD73BC"/>
    <w:rsid w:val="00CE0CFA"/>
    <w:rsid w:val="00CE53FF"/>
    <w:rsid w:val="00CF1AEE"/>
    <w:rsid w:val="00CF1DC0"/>
    <w:rsid w:val="00CF6061"/>
    <w:rsid w:val="00D06955"/>
    <w:rsid w:val="00D11B7B"/>
    <w:rsid w:val="00D171AE"/>
    <w:rsid w:val="00D24CD4"/>
    <w:rsid w:val="00D440B3"/>
    <w:rsid w:val="00D505EB"/>
    <w:rsid w:val="00D53F2E"/>
    <w:rsid w:val="00D65CBD"/>
    <w:rsid w:val="00D66250"/>
    <w:rsid w:val="00D6682E"/>
    <w:rsid w:val="00D66F0B"/>
    <w:rsid w:val="00D72D3F"/>
    <w:rsid w:val="00D816B6"/>
    <w:rsid w:val="00D90BCC"/>
    <w:rsid w:val="00D93143"/>
    <w:rsid w:val="00D97CE9"/>
    <w:rsid w:val="00DA072E"/>
    <w:rsid w:val="00DA25D4"/>
    <w:rsid w:val="00DA2E93"/>
    <w:rsid w:val="00DA3FBD"/>
    <w:rsid w:val="00DC113F"/>
    <w:rsid w:val="00DC15F8"/>
    <w:rsid w:val="00DC4A48"/>
    <w:rsid w:val="00DC6044"/>
    <w:rsid w:val="00DE4030"/>
    <w:rsid w:val="00DE677E"/>
    <w:rsid w:val="00DF26DE"/>
    <w:rsid w:val="00DF78EB"/>
    <w:rsid w:val="00E00536"/>
    <w:rsid w:val="00E0359B"/>
    <w:rsid w:val="00E036B4"/>
    <w:rsid w:val="00E0483C"/>
    <w:rsid w:val="00E06A84"/>
    <w:rsid w:val="00E20C84"/>
    <w:rsid w:val="00E225C3"/>
    <w:rsid w:val="00E2534A"/>
    <w:rsid w:val="00E5390E"/>
    <w:rsid w:val="00E5511A"/>
    <w:rsid w:val="00E62659"/>
    <w:rsid w:val="00E80ADB"/>
    <w:rsid w:val="00E82645"/>
    <w:rsid w:val="00E8347E"/>
    <w:rsid w:val="00EA34BB"/>
    <w:rsid w:val="00EA3640"/>
    <w:rsid w:val="00EA6105"/>
    <w:rsid w:val="00EB2B8D"/>
    <w:rsid w:val="00EB4C85"/>
    <w:rsid w:val="00EB586D"/>
    <w:rsid w:val="00EB79CE"/>
    <w:rsid w:val="00EC2690"/>
    <w:rsid w:val="00EC5C4A"/>
    <w:rsid w:val="00ED29C8"/>
    <w:rsid w:val="00EE46AE"/>
    <w:rsid w:val="00EE5CBB"/>
    <w:rsid w:val="00EF6604"/>
    <w:rsid w:val="00F03FF5"/>
    <w:rsid w:val="00F069FB"/>
    <w:rsid w:val="00F07114"/>
    <w:rsid w:val="00F115FA"/>
    <w:rsid w:val="00F235C0"/>
    <w:rsid w:val="00F27430"/>
    <w:rsid w:val="00F544F3"/>
    <w:rsid w:val="00F55305"/>
    <w:rsid w:val="00F6367B"/>
    <w:rsid w:val="00F647C0"/>
    <w:rsid w:val="00F670ED"/>
    <w:rsid w:val="00F673F1"/>
    <w:rsid w:val="00F67EB8"/>
    <w:rsid w:val="00F738AA"/>
    <w:rsid w:val="00F73E57"/>
    <w:rsid w:val="00F74FE0"/>
    <w:rsid w:val="00F826E2"/>
    <w:rsid w:val="00F87FD4"/>
    <w:rsid w:val="00F9012B"/>
    <w:rsid w:val="00F912EE"/>
    <w:rsid w:val="00F922E9"/>
    <w:rsid w:val="00F93CB1"/>
    <w:rsid w:val="00F97022"/>
    <w:rsid w:val="00FD0501"/>
    <w:rsid w:val="00FD2E6A"/>
    <w:rsid w:val="00FD35CA"/>
    <w:rsid w:val="00FD7B36"/>
    <w:rsid w:val="00FE5212"/>
    <w:rsid w:val="0A561E2D"/>
    <w:rsid w:val="0B36513E"/>
    <w:rsid w:val="0BCD2F72"/>
    <w:rsid w:val="0E287EAD"/>
    <w:rsid w:val="106369A1"/>
    <w:rsid w:val="121015B2"/>
    <w:rsid w:val="14922E90"/>
    <w:rsid w:val="160C7A82"/>
    <w:rsid w:val="16AF56B9"/>
    <w:rsid w:val="1BB35931"/>
    <w:rsid w:val="222B321C"/>
    <w:rsid w:val="279E3C8E"/>
    <w:rsid w:val="29DE69E3"/>
    <w:rsid w:val="2EDA23E4"/>
    <w:rsid w:val="307F47A2"/>
    <w:rsid w:val="345A5A18"/>
    <w:rsid w:val="38B34F84"/>
    <w:rsid w:val="45B74535"/>
    <w:rsid w:val="48AF4ACB"/>
    <w:rsid w:val="4B2B6E23"/>
    <w:rsid w:val="500C2D5C"/>
    <w:rsid w:val="51F03C23"/>
    <w:rsid w:val="52512195"/>
    <w:rsid w:val="637D3324"/>
    <w:rsid w:val="6A5F5D56"/>
    <w:rsid w:val="6BC15AB8"/>
    <w:rsid w:val="70A32CEB"/>
    <w:rsid w:val="71C0147D"/>
    <w:rsid w:val="77DE5857"/>
    <w:rsid w:val="789C4ED1"/>
  </w:rsids>
  <m:mathPr>
    <m:mathFont m:val="Cambria Math"/>
    <m:brkBin m:val="before"/>
    <m:brkBinSub m:val="--"/>
    <m:smallFrac m:val="0"/>
    <m:dispDef/>
    <m:lMargin m:val="0"/>
    <m:rMargin m:val="0"/>
    <m:defJc m:val="centerGroup"/>
    <m:wrapIndent m:val="1440"/>
    <m:intLim m:val="subSup"/>
    <m:naryLim m:val="undOvr"/>
  </m:mathPr>
  <w:themeFontLang w:val="en-PH"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PH"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uiPriority w:val="99"/>
    <w:pPr>
      <w:spacing w:after="0" w:line="240" w:lineRule="auto"/>
    </w:pPr>
    <w:rPr>
      <w:rFonts w:ascii="Segoe UI" w:hAnsi="Segoe UI" w:cs="Segoe UI"/>
      <w:sz w:val="18"/>
      <w:szCs w:val="18"/>
    </w:rPr>
  </w:style>
  <w:style w:type="paragraph" w:styleId="5">
    <w:name w:val="footer"/>
    <w:basedOn w:val="1"/>
    <w:link w:val="10"/>
    <w:unhideWhenUsed/>
    <w:qFormat/>
    <w:uiPriority w:val="99"/>
    <w:pPr>
      <w:tabs>
        <w:tab w:val="center" w:pos="4680"/>
        <w:tab w:val="right" w:pos="9360"/>
      </w:tabs>
      <w:spacing w:after="0" w:line="240" w:lineRule="auto"/>
    </w:pPr>
  </w:style>
  <w:style w:type="paragraph" w:styleId="6">
    <w:name w:val="header"/>
    <w:basedOn w:val="1"/>
    <w:link w:val="9"/>
    <w:unhideWhenUsed/>
    <w:qFormat/>
    <w:uiPriority w:val="99"/>
    <w:pPr>
      <w:tabs>
        <w:tab w:val="center" w:pos="4680"/>
        <w:tab w:val="right" w:pos="9360"/>
      </w:tabs>
      <w:spacing w:after="0" w:line="240" w:lineRule="auto"/>
    </w:pPr>
  </w:style>
  <w:style w:type="paragraph" w:styleId="7">
    <w:name w:val="Normal (Web)"/>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table" w:styleId="8">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er Char"/>
    <w:basedOn w:val="2"/>
    <w:link w:val="6"/>
    <w:qFormat/>
    <w:uiPriority w:val="99"/>
  </w:style>
  <w:style w:type="character" w:customStyle="1" w:styleId="10">
    <w:name w:val="Footer Char"/>
    <w:basedOn w:val="2"/>
    <w:link w:val="5"/>
    <w:qFormat/>
    <w:uiPriority w:val="99"/>
  </w:style>
  <w:style w:type="paragraph" w:styleId="11">
    <w:name w:val="No Spacing"/>
    <w:qFormat/>
    <w:uiPriority w:val="1"/>
    <w:rPr>
      <w:rFonts w:asciiTheme="minorHAnsi" w:hAnsiTheme="minorHAnsi" w:eastAsiaTheme="minorHAnsi" w:cstheme="minorBidi"/>
      <w:sz w:val="22"/>
      <w:szCs w:val="22"/>
      <w:lang w:val="en-PH" w:eastAsia="en-US" w:bidi="ar-SA"/>
    </w:rPr>
  </w:style>
  <w:style w:type="paragraph" w:styleId="12">
    <w:name w:val="List Paragraph"/>
    <w:basedOn w:val="1"/>
    <w:qFormat/>
    <w:uiPriority w:val="34"/>
    <w:pPr>
      <w:ind w:left="720"/>
      <w:contextualSpacing/>
    </w:pPr>
  </w:style>
  <w:style w:type="character" w:customStyle="1" w:styleId="13">
    <w:name w:val="Balloon Text Char"/>
    <w:basedOn w:val="2"/>
    <w:link w:val="4"/>
    <w:semiHidden/>
    <w:qFormat/>
    <w:uiPriority w:val="99"/>
    <w:rPr>
      <w:rFonts w:ascii="Segoe UI" w:hAnsi="Segoe UI" w:cs="Segoe UI" w:eastAsiaTheme="minorHAnsi"/>
      <w:sz w:val="18"/>
      <w:szCs w:val="18"/>
      <w:lang w:eastAsia="en-US"/>
    </w:rPr>
  </w:style>
  <w:style w:type="paragraph" w:customStyle="1" w:styleId="14">
    <w:name w:val="Revision"/>
    <w:hidden/>
    <w:unhideWhenUsed/>
    <w:qFormat/>
    <w:uiPriority w:val="99"/>
    <w:rPr>
      <w:rFonts w:asciiTheme="minorHAnsi" w:hAnsiTheme="minorHAnsi" w:eastAsiaTheme="minorHAnsi" w:cstheme="minorBidi"/>
      <w:sz w:val="22"/>
      <w:szCs w:val="22"/>
      <w:lang w:val="en-PH" w:eastAsia="en-US" w:bidi="ar-SA"/>
    </w:rPr>
  </w:style>
  <w:style w:type="character" w:customStyle="1" w:styleId="15">
    <w:name w:val="apple-tab-span"/>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microsoft.com/office/2011/relationships/people" Target="people.xml"/><Relationship Id="rId10" Type="http://schemas.openxmlformats.org/officeDocument/2006/relationships/fontTable" Target="fontTable.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6" Type="http://schemas.microsoft.com/office/2007/relationships/hdphoto" Target="media/image9.wdp"/><Relationship Id="rId5" Type="http://schemas.openxmlformats.org/officeDocument/2006/relationships/image" Target="media/image8.png"/><Relationship Id="rId4" Type="http://schemas.openxmlformats.org/officeDocument/2006/relationships/image" Target="media/image7.png"/><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775</Words>
  <Characters>4812</Characters>
  <Lines>132</Lines>
  <Paragraphs>37</Paragraphs>
  <TotalTime>37</TotalTime>
  <ScaleCrop>false</ScaleCrop>
  <LinksUpToDate>false</LinksUpToDate>
  <CharactersWithSpaces>5627</CharactersWithSpaces>
  <Application>WPS Office_12.2.0.23131_F1E327BC-269C-435d-A152-05C5408002CA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2025-09-26T16:02:00Z</dcterms:created>
  <dc:creator>USER</dc:creator>
  <cp:lastModifiedBy>Alex Azami</cp:lastModifiedBy>
  <cp:lastPrinted>2025-09-27T19:55:00Z</cp:lastPrinted>
  <dcterms:modified xsi:type="dcterms:W3CDTF">2025-10-08T05:51:48Z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1033-12.2.0.23131</vt:lpwstr>
  </property>
  <property fmtid="{D5CDD505-2E9C-101B-9397-08002B2CF9AE}" pid="3" name="ICV">
    <vt:lpwstr>125E8BE1483E447789842B7BDD42B62C_13</vt:lpwstr>
  </property>
  <property fmtid="{D5CDD505-2E9C-101B-9397-08002B2CF9AE}" pid="4" name="GrammarlyDocumentId">
    <vt:lpwstr>832e44ce485e999cfa65b52b8953e2e26134fe6506fcb2fe4cc94546fe97b471</vt:lpwstr>
  </property>
</Properties>
</file>